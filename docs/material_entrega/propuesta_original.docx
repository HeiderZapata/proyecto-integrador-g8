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25C3" w14:textId="77777777" w:rsidR="00BE425F" w:rsidRPr="00BE425F" w:rsidRDefault="00000000" w:rsidP="00BE425F">
      <w:pPr>
        <w:rPr>
          <w:rFonts w:eastAsia="Calibri"/>
          <w:b/>
          <w:bCs/>
          <w:lang w:eastAsia="es-CO"/>
          <w:rPrChange w:id="0" w:author="Carlos A. Taimal" w:date="2026-05-10T15:36:00Z">
            <w:rPr>
              <w:rFonts w:asciiTheme="minorHAnsi" w:eastAsia="Calibri" w:hAnsiTheme="minorHAnsi" w:cstheme="minorBidi"/>
              <w:b/>
              <w:bCs/>
              <w:sz w:val="44"/>
              <w:szCs w:val="44"/>
              <w:lang w:eastAsia="es-CO"/>
            </w:rPr>
          </w:rPrChange>
        </w:rPr>
        <w:pPrChange w:id="1" w:author="Sara Martinez Rendon" w:date="2026-05-03T19:05:00Z">
          <w:pPr>
            <w:ind w:firstLine="720"/>
          </w:pPr>
        </w:pPrChange>
      </w:pPr>
      <w:commentRangeStart w:id="2"/>
      <w:r>
        <w:rPr>
          <w:rFonts w:eastAsia="Calibri"/>
          <w:b/>
          <w:bCs/>
          <w:rPrChange w:id="3" w:author="Carlos A. Taimal" w:date="2026-05-10T15:36:00Z">
            <w:rPr>
              <w:rFonts w:asciiTheme="minorHAnsi" w:eastAsia="Calibri" w:hAnsiTheme="minorHAnsi" w:cstheme="minorBidi"/>
              <w:b/>
              <w:bCs/>
              <w:sz w:val="44"/>
              <w:szCs w:val="44"/>
            </w:rPr>
          </w:rPrChange>
        </w:rPr>
        <w:t>Optimización de la conversión en E-commerce mediante el modelado de propensión de compra y asignación eficiente de incentivos</w:t>
      </w:r>
      <w:commentRangeEnd w:id="2"/>
      <w:r w:rsidRPr="00BE425F">
        <w:rPr>
          <w:rStyle w:val="Refdecomentario"/>
          <w:rFonts w:eastAsia="Calibri"/>
          <w:b/>
          <w:bCs/>
          <w:sz w:val="24"/>
          <w:szCs w:val="24"/>
          <w:lang w:eastAsia="es-CO"/>
          <w:rPrChange w:id="4" w:author="Carlos A. Taimal" w:date="2026-05-10T15:36:00Z">
            <w:rPr>
              <w:rStyle w:val="Refdecomentario"/>
              <w:rFonts w:asciiTheme="minorHAnsi" w:eastAsia="Calibri" w:hAnsiTheme="minorHAnsi" w:cstheme="minorBidi"/>
              <w:b/>
              <w:bCs/>
              <w:sz w:val="44"/>
              <w:szCs w:val="44"/>
              <w:lang w:eastAsia="es-CO"/>
            </w:rPr>
          </w:rPrChange>
        </w:rPr>
        <w:commentReference w:id="2"/>
      </w:r>
    </w:p>
    <w:p w14:paraId="45DD25C4" w14:textId="77777777" w:rsidR="00BE425F" w:rsidRPr="00BE425F" w:rsidRDefault="00BE425F" w:rsidP="00BE425F">
      <w:pPr>
        <w:spacing w:line="360" w:lineRule="auto"/>
        <w:ind w:firstLine="720"/>
        <w:rPr>
          <w:rFonts w:eastAsia="Calibri"/>
          <w:lang w:eastAsia="es-CO"/>
          <w:rPrChange w:id="5" w:author="Sara Martinez Rendon" w:date="2026-05-03T18:48:00Z">
            <w:rPr>
              <w:rFonts w:asciiTheme="minorHAnsi" w:eastAsia="Calibri" w:hAnsiTheme="minorHAnsi" w:cstheme="minorBidi"/>
              <w:sz w:val="22"/>
              <w:szCs w:val="22"/>
              <w:lang w:eastAsia="es-CO"/>
            </w:rPr>
          </w:rPrChange>
        </w:rPr>
        <w:pPrChange w:id="6" w:author="Sara Martinez Rendon" w:date="2026-05-03T18:56:00Z">
          <w:pPr/>
        </w:pPrChange>
      </w:pPr>
    </w:p>
    <w:p w14:paraId="45DD25C5" w14:textId="77777777" w:rsidR="00BE425F" w:rsidRPr="00BE425F" w:rsidRDefault="00000000" w:rsidP="00BE425F">
      <w:pPr>
        <w:spacing w:line="360" w:lineRule="auto"/>
        <w:rPr>
          <w:del w:id="7" w:author="Sara Martinez Rendon" w:date="2026-05-03T19:05:00Z"/>
          <w:rFonts w:eastAsia="Calibri"/>
          <w:b/>
          <w:bCs/>
          <w:lang w:eastAsia="es-CO"/>
          <w:rPrChange w:id="8" w:author="Sara Martinez Rendon" w:date="2026-05-03T18:48:00Z">
            <w:rPr>
              <w:del w:id="9" w:author="Sara Martinez Rendon" w:date="2026-05-03T19:05:00Z"/>
              <w:rFonts w:asciiTheme="minorHAnsi" w:eastAsia="Calibri" w:hAnsiTheme="minorHAnsi" w:cstheme="minorBidi"/>
              <w:b/>
              <w:bCs/>
              <w:sz w:val="28"/>
              <w:szCs w:val="28"/>
              <w:lang w:eastAsia="es-CO"/>
            </w:rPr>
          </w:rPrChange>
        </w:rPr>
        <w:pPrChange w:id="10" w:author="Sara Martinez Rendon" w:date="2026-05-03T19:05:00Z">
          <w:pPr/>
        </w:pPrChange>
      </w:pPr>
      <w:r>
        <w:rPr>
          <w:rFonts w:eastAsia="Calibri"/>
          <w:b/>
          <w:bCs/>
          <w:rPrChange w:id="11" w:author="Sara Martinez Rendon" w:date="2026-05-03T18:48:00Z">
            <w:rPr>
              <w:rFonts w:asciiTheme="minorHAnsi" w:eastAsia="Calibri" w:hAnsiTheme="minorHAnsi" w:cstheme="minorBidi"/>
              <w:b/>
              <w:bCs/>
              <w:sz w:val="28"/>
              <w:szCs w:val="28"/>
            </w:rPr>
          </w:rPrChange>
        </w:rPr>
        <w:t>Nombre del equipo: Grupo 8</w:t>
      </w:r>
    </w:p>
    <w:p w14:paraId="45DD25C6" w14:textId="77777777" w:rsidR="00BE425F" w:rsidRPr="00BE425F" w:rsidRDefault="00BE425F" w:rsidP="00BE425F">
      <w:pPr>
        <w:spacing w:line="360" w:lineRule="auto"/>
        <w:rPr>
          <w:rFonts w:eastAsia="Calibri"/>
          <w:lang w:eastAsia="es-CO"/>
          <w:rPrChange w:id="12" w:author="Sara Martinez Rendon" w:date="2026-05-03T18:48:00Z">
            <w:rPr>
              <w:rFonts w:asciiTheme="minorHAnsi" w:eastAsia="Calibri" w:hAnsiTheme="minorHAnsi" w:cstheme="minorBidi"/>
              <w:sz w:val="22"/>
              <w:szCs w:val="22"/>
              <w:lang w:eastAsia="es-CO"/>
            </w:rPr>
          </w:rPrChange>
        </w:rPr>
        <w:pPrChange w:id="13" w:author="Sara Martinez Rendon" w:date="2026-05-03T19:05:00Z">
          <w:pPr/>
        </w:pPrChange>
      </w:pPr>
    </w:p>
    <w:p w14:paraId="45DD25C7" w14:textId="77777777" w:rsidR="00BE425F" w:rsidRPr="00BE425F" w:rsidRDefault="00000000" w:rsidP="00BE425F">
      <w:pPr>
        <w:spacing w:line="360" w:lineRule="auto"/>
        <w:rPr>
          <w:rFonts w:eastAsia="Calibri"/>
          <w:i/>
          <w:iCs/>
          <w:lang w:eastAsia="es-CO"/>
          <w:rPrChange w:id="14" w:author="Sara Martinez Rendon" w:date="2026-05-03T18:48:00Z">
            <w:rPr>
              <w:rFonts w:asciiTheme="minorHAnsi" w:eastAsia="Calibri" w:hAnsiTheme="minorHAnsi" w:cstheme="minorBidi"/>
              <w:i/>
              <w:iCs/>
              <w:sz w:val="22"/>
              <w:szCs w:val="22"/>
              <w:lang w:eastAsia="es-CO"/>
            </w:rPr>
          </w:rPrChange>
        </w:rPr>
        <w:pPrChange w:id="15" w:author="Sara Martinez Rendon" w:date="2026-05-03T19:05:00Z">
          <w:pPr/>
        </w:pPrChange>
      </w:pPr>
      <w:r>
        <w:rPr>
          <w:rFonts w:eastAsia="Calibri"/>
          <w:i/>
          <w:iCs/>
          <w:rPrChange w:id="16" w:author="Sara Martinez Rendon" w:date="2026-05-03T18:48:00Z">
            <w:rPr>
              <w:rFonts w:asciiTheme="minorHAnsi" w:eastAsia="Calibri" w:hAnsiTheme="minorHAnsi" w:cstheme="minorBidi"/>
              <w:i/>
              <w:iCs/>
              <w:sz w:val="22"/>
              <w:szCs w:val="22"/>
            </w:rPr>
          </w:rPrChange>
        </w:rPr>
        <w:t>Sara Martínez, Kelly Enrriquez, Heider Zapata, Yeison Londoño</w:t>
      </w:r>
    </w:p>
    <w:p w14:paraId="45DD25C8" w14:textId="77777777" w:rsidR="00BE425F" w:rsidRPr="00BE425F" w:rsidRDefault="00BE425F" w:rsidP="00BE425F">
      <w:pPr>
        <w:spacing w:line="360" w:lineRule="auto"/>
        <w:ind w:firstLine="720"/>
        <w:rPr>
          <w:rPrChange w:id="17" w:author="Sara Martinez Rendon" w:date="2026-05-03T18:48:00Z">
            <w:rPr>
              <w:rFonts w:asciiTheme="minorHAnsi" w:hAnsiTheme="minorHAnsi" w:cstheme="minorBidi"/>
              <w:sz w:val="22"/>
              <w:szCs w:val="22"/>
            </w:rPr>
          </w:rPrChange>
        </w:rPr>
        <w:pPrChange w:id="18" w:author="Sara Martinez Rendon" w:date="2026-05-03T18:56:00Z">
          <w:pPr/>
        </w:pPrChange>
      </w:pPr>
    </w:p>
    <w:p w14:paraId="45DD25C9" w14:textId="77777777" w:rsidR="00BE425F" w:rsidRPr="00BE425F" w:rsidRDefault="00000000">
      <w:pPr>
        <w:rPr>
          <w:b/>
          <w:bCs/>
          <w:rPrChange w:id="19" w:author="Sara Martinez Rendon" w:date="2026-05-03T18:48:00Z">
            <w:rPr>
              <w:rFonts w:asciiTheme="minorHAnsi" w:hAnsiTheme="minorHAnsi" w:cstheme="minorBidi"/>
              <w:b/>
              <w:bCs/>
              <w:sz w:val="28"/>
              <w:szCs w:val="28"/>
            </w:rPr>
          </w:rPrChange>
        </w:rPr>
      </w:pPr>
      <w:r>
        <w:rPr>
          <w:b/>
          <w:bCs/>
          <w:rPrChange w:id="20" w:author="Sara Martinez Rendon" w:date="2026-05-03T18:48:00Z">
            <w:rPr>
              <w:rFonts w:asciiTheme="minorHAnsi" w:hAnsiTheme="minorHAnsi" w:cstheme="minorBidi"/>
              <w:b/>
              <w:bCs/>
              <w:sz w:val="28"/>
              <w:szCs w:val="28"/>
            </w:rPr>
          </w:rPrChange>
        </w:rPr>
        <w:t>Problema del negocio</w:t>
      </w:r>
    </w:p>
    <w:p w14:paraId="45DD25CA" w14:textId="77777777" w:rsidR="00BE425F" w:rsidRPr="00BE425F" w:rsidRDefault="00BE425F" w:rsidP="00BE425F">
      <w:pPr>
        <w:spacing w:line="360" w:lineRule="auto"/>
        <w:ind w:firstLine="720"/>
        <w:rPr>
          <w:highlight w:val="green"/>
          <w:rPrChange w:id="21" w:author="Sara Martinez Rendon" w:date="2026-05-03T18:48:00Z">
            <w:rPr>
              <w:rFonts w:asciiTheme="minorHAnsi" w:hAnsiTheme="minorHAnsi" w:cstheme="minorBidi"/>
              <w:sz w:val="22"/>
              <w:szCs w:val="22"/>
              <w:highlight w:val="green"/>
            </w:rPr>
          </w:rPrChange>
        </w:rPr>
        <w:pPrChange w:id="22" w:author="Sara Martinez Rendon" w:date="2026-05-03T18:56:00Z">
          <w:pPr/>
        </w:pPrChange>
      </w:pPr>
    </w:p>
    <w:p w14:paraId="45DD25CB" w14:textId="77777777" w:rsidR="00BE425F" w:rsidRPr="00BE425F" w:rsidRDefault="00000000" w:rsidP="00BE425F">
      <w:pPr>
        <w:spacing w:line="360" w:lineRule="auto"/>
        <w:ind w:firstLine="720"/>
        <w:rPr>
          <w:rPrChange w:id="23" w:author="Sara Martinez Rendon" w:date="2026-05-03T18:48:00Z">
            <w:rPr>
              <w:rFonts w:asciiTheme="minorHAnsi" w:hAnsiTheme="minorHAnsi" w:cstheme="minorBidi"/>
              <w:sz w:val="22"/>
              <w:szCs w:val="22"/>
            </w:rPr>
          </w:rPrChange>
        </w:rPr>
        <w:pPrChange w:id="24" w:author="Sara Martinez Rendon" w:date="2026-05-03T18:56:00Z">
          <w:pPr/>
        </w:pPrChange>
      </w:pPr>
      <w:r>
        <w:rPr>
          <w:rPrChange w:id="25" w:author="Sara Martinez Rendon" w:date="2026-05-03T18:48:00Z">
            <w:rPr>
              <w:rFonts w:asciiTheme="minorHAnsi" w:hAnsiTheme="minorHAnsi" w:cstheme="minorBidi"/>
              <w:sz w:val="22"/>
              <w:szCs w:val="22"/>
            </w:rPr>
          </w:rPrChange>
        </w:rPr>
        <w:t>La industria del comercio electrónico (e-commerce) multicategoría opera en un entorno de alta competencia donde la toma de decisiones ocurre en milisegundos. En este ecosistema, las plataformas capturan flujos masivos de datos conocidos como clickstream (logs de eventos), que registran cada interacción de los usuarios: desde la visualización de un producto hasta la transacción final.</w:t>
      </w:r>
    </w:p>
    <w:p w14:paraId="45DD25CC" w14:textId="77777777" w:rsidR="00BE425F" w:rsidRPr="00BE425F" w:rsidRDefault="00000000" w:rsidP="00BE425F">
      <w:pPr>
        <w:spacing w:line="360" w:lineRule="auto"/>
        <w:ind w:firstLine="720"/>
        <w:rPr>
          <w:rPrChange w:id="26" w:author="Sara Martinez Rendon" w:date="2026-05-03T18:48:00Z">
            <w:rPr>
              <w:rFonts w:asciiTheme="minorHAnsi" w:hAnsiTheme="minorHAnsi" w:cstheme="minorBidi"/>
              <w:sz w:val="22"/>
              <w:szCs w:val="22"/>
            </w:rPr>
          </w:rPrChange>
        </w:rPr>
        <w:pPrChange w:id="27" w:author="Sara Martinez Rendon" w:date="2026-05-03T18:56:00Z">
          <w:pPr/>
        </w:pPrChange>
      </w:pPr>
      <w:r>
        <w:rPr>
          <w:rPrChange w:id="28" w:author="Sara Martinez Rendon" w:date="2026-05-03T18:48:00Z">
            <w:rPr>
              <w:rFonts w:asciiTheme="minorHAnsi" w:hAnsiTheme="minorHAnsi" w:cstheme="minorBidi"/>
              <w:sz w:val="22"/>
              <w:szCs w:val="22"/>
            </w:rPr>
          </w:rPrChange>
        </w:rPr>
        <w:t>A pesar de la abundancia de información, el sector enfrenta una ineficiencia estructural crítica: la tasa de conversión promedio. Según los estándares globales de la industria, solo entre el 1% y el 3% de las sesiones de navegación terminan en una compra efectiva (Statista, 2024; Adobe Digital Insights, 2023). Esto significa que aproximadamente el 98% del tráfico atraído —muchas veces mediante altos costos de adquisición de clientes (CAC)— no genera ingresos directos.</w:t>
      </w:r>
    </w:p>
    <w:p w14:paraId="45DD25CD" w14:textId="77777777" w:rsidR="00BE425F" w:rsidRPr="00BE425F" w:rsidRDefault="00BE425F" w:rsidP="00BE425F">
      <w:pPr>
        <w:spacing w:line="360" w:lineRule="auto"/>
        <w:ind w:firstLine="720"/>
        <w:rPr>
          <w:rPrChange w:id="29" w:author="Sara Martinez Rendon" w:date="2026-05-03T18:48:00Z">
            <w:rPr>
              <w:rFonts w:asciiTheme="minorHAnsi" w:hAnsiTheme="minorHAnsi" w:cstheme="minorBidi"/>
              <w:sz w:val="22"/>
              <w:szCs w:val="22"/>
            </w:rPr>
          </w:rPrChange>
        </w:rPr>
        <w:pPrChange w:id="30" w:author="Sara Martinez Rendon" w:date="2026-05-03T18:56:00Z">
          <w:pPr/>
        </w:pPrChange>
      </w:pPr>
    </w:p>
    <w:p w14:paraId="45DD25CE" w14:textId="77777777" w:rsidR="00BE425F" w:rsidRPr="00BE425F" w:rsidRDefault="00000000" w:rsidP="00BE425F">
      <w:pPr>
        <w:spacing w:line="360" w:lineRule="auto"/>
        <w:ind w:firstLine="720"/>
        <w:rPr>
          <w:rPrChange w:id="31" w:author="Sara Martinez Rendon" w:date="2026-05-03T18:48:00Z">
            <w:rPr>
              <w:rFonts w:asciiTheme="minorHAnsi" w:hAnsiTheme="minorHAnsi" w:cstheme="minorBidi"/>
              <w:sz w:val="22"/>
              <w:szCs w:val="22"/>
            </w:rPr>
          </w:rPrChange>
        </w:rPr>
        <w:pPrChange w:id="32" w:author="Sara Martinez Rendon" w:date="2026-05-03T18:56:00Z">
          <w:pPr/>
        </w:pPrChange>
      </w:pPr>
      <w:r>
        <w:rPr>
          <w:rPrChange w:id="33" w:author="Sara Martinez Rendon" w:date="2026-05-03T18:48:00Z">
            <w:rPr>
              <w:rFonts w:asciiTheme="minorHAnsi" w:hAnsiTheme="minorHAnsi" w:cstheme="minorBidi"/>
              <w:sz w:val="22"/>
              <w:szCs w:val="22"/>
            </w:rPr>
          </w:rPrChange>
        </w:rPr>
        <w:t>Desde una perspectiva de Decision Science, el problema no es solo la falta de ventas, sino la asignación ineficiente de incentivos. Actualmente, muchas empresas aplican estrategias de "nudge" (cupones, descuentos o envíos gratis) de manera genérica. Esto produce dos fallos económicos:</w:t>
      </w:r>
    </w:p>
    <w:p w14:paraId="45DD25CF" w14:textId="77777777" w:rsidR="00BE425F" w:rsidRPr="00BE425F" w:rsidRDefault="00BE425F" w:rsidP="00BE425F">
      <w:pPr>
        <w:spacing w:line="360" w:lineRule="auto"/>
        <w:ind w:firstLine="720"/>
        <w:rPr>
          <w:rPrChange w:id="34" w:author="Sara Martinez Rendon" w:date="2026-05-03T18:48:00Z">
            <w:rPr>
              <w:rFonts w:asciiTheme="minorHAnsi" w:hAnsiTheme="minorHAnsi" w:cstheme="minorBidi"/>
              <w:sz w:val="22"/>
              <w:szCs w:val="22"/>
            </w:rPr>
          </w:rPrChange>
        </w:rPr>
        <w:pPrChange w:id="35" w:author="Sara Martinez Rendon" w:date="2026-05-03T18:56:00Z">
          <w:pPr/>
        </w:pPrChange>
      </w:pPr>
    </w:p>
    <w:p w14:paraId="45DD25D0" w14:textId="77777777" w:rsidR="00BE425F" w:rsidRPr="00BE425F" w:rsidRDefault="00000000" w:rsidP="00BE425F">
      <w:pPr>
        <w:numPr>
          <w:ilvl w:val="0"/>
          <w:numId w:val="8"/>
        </w:numPr>
        <w:spacing w:line="360" w:lineRule="auto"/>
        <w:ind w:left="0" w:firstLine="720"/>
        <w:rPr>
          <w:rPrChange w:id="36" w:author="Sara Martinez Rendon" w:date="2026-05-03T18:48:00Z">
            <w:rPr>
              <w:rFonts w:asciiTheme="minorHAnsi" w:hAnsiTheme="minorHAnsi" w:cstheme="minorBidi"/>
              <w:sz w:val="22"/>
              <w:szCs w:val="22"/>
            </w:rPr>
          </w:rPrChange>
        </w:rPr>
        <w:pPrChange w:id="37" w:author="Sara Martinez Rendon" w:date="2026-05-03T18:56:00Z">
          <w:pPr>
            <w:numPr>
              <w:numId w:val="8"/>
            </w:numPr>
            <w:tabs>
              <w:tab w:val="num" w:pos="720"/>
            </w:tabs>
            <w:ind w:left="720" w:hanging="360"/>
          </w:pPr>
        </w:pPrChange>
      </w:pPr>
      <w:r>
        <w:rPr>
          <w:rPrChange w:id="38" w:author="Sara Martinez Rendon" w:date="2026-05-03T18:48:00Z">
            <w:rPr>
              <w:rFonts w:asciiTheme="minorHAnsi" w:hAnsiTheme="minorHAnsi" w:cstheme="minorBidi"/>
              <w:sz w:val="22"/>
              <w:szCs w:val="22"/>
            </w:rPr>
          </w:rPrChange>
        </w:rPr>
        <w:t>Erosión del excedente del productor: Se otorga un descuento a un usuario que ya tenía una alta propensión de compra y habría adquirido el producto al precio original.</w:t>
      </w:r>
    </w:p>
    <w:p w14:paraId="45DD25D1" w14:textId="77777777" w:rsidR="00BE425F" w:rsidRPr="00BE425F" w:rsidRDefault="00000000" w:rsidP="00BE425F">
      <w:pPr>
        <w:numPr>
          <w:ilvl w:val="0"/>
          <w:numId w:val="8"/>
        </w:numPr>
        <w:spacing w:line="360" w:lineRule="auto"/>
        <w:ind w:left="0" w:firstLine="720"/>
        <w:rPr>
          <w:rPrChange w:id="39" w:author="Sara Martinez Rendon" w:date="2026-05-03T18:48:00Z">
            <w:rPr>
              <w:rFonts w:asciiTheme="minorHAnsi" w:hAnsiTheme="minorHAnsi" w:cstheme="minorBidi"/>
              <w:sz w:val="22"/>
              <w:szCs w:val="22"/>
            </w:rPr>
          </w:rPrChange>
        </w:rPr>
        <w:pPrChange w:id="40" w:author="Sara Martinez Rendon" w:date="2026-05-03T18:56:00Z">
          <w:pPr>
            <w:numPr>
              <w:numId w:val="8"/>
            </w:numPr>
            <w:tabs>
              <w:tab w:val="num" w:pos="720"/>
            </w:tabs>
            <w:ind w:left="720" w:hanging="360"/>
          </w:pPr>
        </w:pPrChange>
      </w:pPr>
      <w:r>
        <w:rPr>
          <w:rPrChange w:id="41" w:author="Sara Martinez Rendon" w:date="2026-05-03T18:48:00Z">
            <w:rPr>
              <w:rFonts w:asciiTheme="minorHAnsi" w:hAnsiTheme="minorHAnsi" w:cstheme="minorBidi"/>
              <w:sz w:val="22"/>
              <w:szCs w:val="22"/>
            </w:rPr>
          </w:rPrChange>
        </w:rPr>
        <w:t>Costo de oportunidad: Se pierden ventas potenciales al no identificar a usuarios "indecisos" que, con un incentivo marginal, habrían convertido.</w:t>
      </w:r>
    </w:p>
    <w:p w14:paraId="45DD25D2" w14:textId="77777777" w:rsidR="00BE425F" w:rsidRPr="00BE425F" w:rsidRDefault="00BE425F" w:rsidP="00BE425F">
      <w:pPr>
        <w:spacing w:line="360" w:lineRule="auto"/>
        <w:ind w:firstLine="720"/>
        <w:rPr>
          <w:rPrChange w:id="42" w:author="Sara Martinez Rendon" w:date="2026-05-03T18:48:00Z">
            <w:rPr>
              <w:rFonts w:asciiTheme="minorHAnsi" w:hAnsiTheme="minorHAnsi" w:cstheme="minorBidi"/>
              <w:sz w:val="22"/>
              <w:szCs w:val="22"/>
            </w:rPr>
          </w:rPrChange>
        </w:rPr>
        <w:pPrChange w:id="43" w:author="Sara Martinez Rendon" w:date="2026-05-03T18:56:00Z">
          <w:pPr/>
        </w:pPrChange>
      </w:pPr>
    </w:p>
    <w:p w14:paraId="45DD25D3" w14:textId="77777777" w:rsidR="00BE425F" w:rsidRPr="00BE425F" w:rsidRDefault="00000000" w:rsidP="00BE425F">
      <w:pPr>
        <w:spacing w:line="360" w:lineRule="auto"/>
        <w:ind w:firstLine="720"/>
        <w:rPr>
          <w:lang w:val="es-ES"/>
          <w:rPrChange w:id="44" w:author="Sara Martinez Rendon" w:date="2026-05-03T18:48:00Z">
            <w:rPr>
              <w:rFonts w:asciiTheme="minorHAnsi" w:hAnsiTheme="minorHAnsi" w:cstheme="minorBidi"/>
              <w:sz w:val="22"/>
              <w:szCs w:val="22"/>
              <w:lang w:val="es-ES"/>
            </w:rPr>
          </w:rPrChange>
        </w:rPr>
        <w:pPrChange w:id="45" w:author="Sara Martinez Rendon" w:date="2026-05-03T18:56:00Z">
          <w:pPr/>
        </w:pPrChange>
      </w:pPr>
      <w:r>
        <w:rPr>
          <w:rPrChange w:id="46" w:author="Sara Martinez Rendon" w:date="2026-05-03T18:48:00Z">
            <w:rPr>
              <w:rFonts w:asciiTheme="minorHAnsi" w:hAnsiTheme="minorHAnsi" w:cstheme="minorBidi"/>
              <w:sz w:val="22"/>
              <w:szCs w:val="22"/>
            </w:rPr>
          </w:rPrChange>
        </w:rPr>
        <w:t>Este proyecto propone transformar logs de eventos desestructurados en un sistema de soporte a decisiones capaz de optimizar la conversión en tiempo real. El reto se desglosa en tres dimensiones críticas:</w:t>
      </w:r>
    </w:p>
    <w:p w14:paraId="45DD25D4" w14:textId="77777777" w:rsidR="00BE425F" w:rsidRPr="00BE425F" w:rsidRDefault="00000000" w:rsidP="00BE425F">
      <w:pPr>
        <w:numPr>
          <w:ilvl w:val="0"/>
          <w:numId w:val="16"/>
        </w:numPr>
        <w:spacing w:line="360" w:lineRule="auto"/>
        <w:ind w:left="0" w:firstLine="720"/>
        <w:rPr>
          <w:lang w:val="es-ES"/>
          <w:rPrChange w:id="47" w:author="Sara Martinez Rendon" w:date="2026-05-03T18:48:00Z">
            <w:rPr>
              <w:rFonts w:asciiTheme="minorHAnsi" w:hAnsiTheme="minorHAnsi" w:cstheme="minorBidi"/>
              <w:sz w:val="22"/>
              <w:szCs w:val="22"/>
              <w:lang w:val="es-ES"/>
            </w:rPr>
          </w:rPrChange>
        </w:rPr>
        <w:pPrChange w:id="48" w:author="Sara Martinez Rendon" w:date="2026-05-03T18:56:00Z">
          <w:pPr>
            <w:numPr>
              <w:numId w:val="16"/>
            </w:numPr>
            <w:tabs>
              <w:tab w:val="num" w:pos="720"/>
            </w:tabs>
            <w:ind w:left="720" w:hanging="360"/>
          </w:pPr>
        </w:pPrChange>
      </w:pPr>
      <w:r>
        <w:rPr>
          <w:rPrChange w:id="49" w:author="Sara Martinez Rendon" w:date="2026-05-03T18:48:00Z">
            <w:rPr>
              <w:rFonts w:asciiTheme="minorHAnsi" w:hAnsiTheme="minorHAnsi" w:cstheme="minorBidi"/>
              <w:sz w:val="22"/>
              <w:szCs w:val="22"/>
            </w:rPr>
          </w:rPrChange>
        </w:rPr>
        <w:t>Dimensión de Big Data: La ingesta y transformación de 14GB de datos crudos mediante procesamiento distribuido (Apache Spark) para reconstruir sesiones de usuario y generar una matriz de características conductuales a partir de eventos atómicos.</w:t>
      </w:r>
    </w:p>
    <w:p w14:paraId="45DD25D5" w14:textId="77777777" w:rsidR="00BE425F" w:rsidRPr="00BE425F" w:rsidRDefault="00000000" w:rsidP="00BE425F">
      <w:pPr>
        <w:numPr>
          <w:ilvl w:val="0"/>
          <w:numId w:val="16"/>
        </w:numPr>
        <w:spacing w:line="360" w:lineRule="auto"/>
        <w:ind w:left="0" w:firstLine="720"/>
        <w:rPr>
          <w:lang w:val="es-ES"/>
          <w:rPrChange w:id="50" w:author="Sara Martinez Rendon" w:date="2026-05-03T18:48:00Z">
            <w:rPr>
              <w:rFonts w:asciiTheme="minorHAnsi" w:hAnsiTheme="minorHAnsi" w:cstheme="minorBidi"/>
              <w:sz w:val="22"/>
              <w:szCs w:val="22"/>
              <w:lang w:val="es-ES"/>
            </w:rPr>
          </w:rPrChange>
        </w:rPr>
        <w:pPrChange w:id="51" w:author="Sara Martinez Rendon" w:date="2026-05-03T18:56:00Z">
          <w:pPr>
            <w:numPr>
              <w:numId w:val="16"/>
            </w:numPr>
            <w:tabs>
              <w:tab w:val="num" w:pos="720"/>
            </w:tabs>
            <w:ind w:left="720" w:hanging="360"/>
          </w:pPr>
        </w:pPrChange>
      </w:pPr>
      <w:r>
        <w:rPr>
          <w:rPrChange w:id="52" w:author="Sara Martinez Rendon" w:date="2026-05-03T18:48:00Z">
            <w:rPr>
              <w:rFonts w:asciiTheme="minorHAnsi" w:hAnsiTheme="minorHAnsi" w:cstheme="minorBidi"/>
              <w:sz w:val="22"/>
              <w:szCs w:val="22"/>
            </w:rPr>
          </w:rPrChange>
        </w:rPr>
        <w:t>Dimensión de Machine Learning: El desarrollo de modelos capaces de operar bajo un desbalanceo extremo de clases (97% no-compra), prediciendo la propensión basada en la recencia de clics, la profundidad de navegación y la comparación de marcas sustitutas.</w:t>
      </w:r>
    </w:p>
    <w:p w14:paraId="45DD25D6" w14:textId="77777777" w:rsidR="00BE425F" w:rsidRPr="00BE425F" w:rsidRDefault="00000000" w:rsidP="00BE425F">
      <w:pPr>
        <w:numPr>
          <w:ilvl w:val="0"/>
          <w:numId w:val="16"/>
        </w:numPr>
        <w:spacing w:line="360" w:lineRule="auto"/>
        <w:ind w:left="0" w:firstLine="720"/>
        <w:rPr>
          <w:lang w:val="es-ES"/>
          <w:rPrChange w:id="53" w:author="Sara Martinez Rendon" w:date="2026-05-03T18:48:00Z">
            <w:rPr>
              <w:rFonts w:asciiTheme="minorHAnsi" w:hAnsiTheme="minorHAnsi" w:cstheme="minorBidi"/>
              <w:sz w:val="22"/>
              <w:szCs w:val="22"/>
              <w:lang w:val="es-ES"/>
            </w:rPr>
          </w:rPrChange>
        </w:rPr>
        <w:pPrChange w:id="54" w:author="Sara Martinez Rendon" w:date="2026-05-03T18:56:00Z">
          <w:pPr>
            <w:numPr>
              <w:numId w:val="16"/>
            </w:numPr>
            <w:tabs>
              <w:tab w:val="num" w:pos="720"/>
            </w:tabs>
            <w:ind w:left="720" w:hanging="360"/>
          </w:pPr>
        </w:pPrChange>
      </w:pPr>
      <w:r>
        <w:rPr>
          <w:rPrChange w:id="55" w:author="Sara Martinez Rendon" w:date="2026-05-03T18:48:00Z">
            <w:rPr>
              <w:rFonts w:asciiTheme="minorHAnsi" w:hAnsiTheme="minorHAnsi" w:cstheme="minorBidi"/>
              <w:sz w:val="22"/>
              <w:szCs w:val="22"/>
            </w:rPr>
          </w:rPrChange>
        </w:rPr>
        <w:t xml:space="preserve">Dimensión de Decision Science (Optimización): La transición de la predicción a la intervención. Identificar el segmento donde el incentivo genera un "Uplift" real (efecto causal), maximizando el </w:t>
      </w:r>
      <w:r>
        <w:rPr>
          <w:i/>
          <w:iCs/>
          <w:rPrChange w:id="56" w:author="Sara Martinez Rendon" w:date="2026-05-03T18:48:00Z">
            <w:rPr>
              <w:rFonts w:asciiTheme="minorHAnsi" w:hAnsiTheme="minorHAnsi" w:cstheme="minorBidi"/>
              <w:i/>
              <w:iCs/>
              <w:sz w:val="22"/>
              <w:szCs w:val="22"/>
            </w:rPr>
          </w:rPrChange>
        </w:rPr>
        <w:t>Gross Merchandise Volume</w:t>
      </w:r>
      <w:r>
        <w:rPr>
          <w:rPrChange w:id="57" w:author="Sara Martinez Rendon" w:date="2026-05-03T18:48:00Z">
            <w:rPr>
              <w:rFonts w:asciiTheme="minorHAnsi" w:hAnsiTheme="minorHAnsi" w:cstheme="minorBidi"/>
              <w:sz w:val="22"/>
              <w:szCs w:val="22"/>
            </w:rPr>
          </w:rPrChange>
        </w:rPr>
        <w:t xml:space="preserve"> (GMV) y protegiendo la rentabilidad del presupuesto de marketing.</w:t>
      </w:r>
    </w:p>
    <w:p w14:paraId="45DD25D7" w14:textId="77777777" w:rsidR="00BE425F" w:rsidRPr="00BE425F" w:rsidRDefault="00BE425F" w:rsidP="00BE425F">
      <w:pPr>
        <w:spacing w:line="360" w:lineRule="auto"/>
        <w:ind w:firstLine="720"/>
        <w:rPr>
          <w:b/>
          <w:bCs/>
          <w:rPrChange w:id="58" w:author="Sara Martinez Rendon" w:date="2026-05-03T18:48:00Z">
            <w:rPr>
              <w:rFonts w:asciiTheme="minorHAnsi" w:hAnsiTheme="minorHAnsi" w:cstheme="minorBidi"/>
              <w:b/>
              <w:bCs/>
              <w:sz w:val="28"/>
              <w:szCs w:val="28"/>
            </w:rPr>
          </w:rPrChange>
        </w:rPr>
        <w:pPrChange w:id="59" w:author="Sara Martinez Rendon" w:date="2026-05-03T18:56:00Z">
          <w:pPr/>
        </w:pPrChange>
      </w:pPr>
    </w:p>
    <w:p w14:paraId="45DD25D8" w14:textId="77777777" w:rsidR="00BE425F" w:rsidRPr="00BE425F" w:rsidRDefault="00000000">
      <w:pPr>
        <w:rPr>
          <w:b/>
          <w:bCs/>
          <w:rPrChange w:id="60" w:author="Sara Martinez Rendon" w:date="2026-05-03T18:48:00Z">
            <w:rPr>
              <w:rFonts w:asciiTheme="minorHAnsi" w:hAnsiTheme="minorHAnsi" w:cstheme="minorBidi"/>
              <w:b/>
              <w:bCs/>
              <w:sz w:val="28"/>
              <w:szCs w:val="28"/>
            </w:rPr>
          </w:rPrChange>
        </w:rPr>
      </w:pPr>
      <w:r>
        <w:rPr>
          <w:b/>
          <w:bCs/>
          <w:rPrChange w:id="61" w:author="Sara Martinez Rendon" w:date="2026-05-03T18:48:00Z">
            <w:rPr>
              <w:rFonts w:asciiTheme="minorHAnsi" w:hAnsiTheme="minorHAnsi" w:cstheme="minorBidi"/>
              <w:b/>
              <w:bCs/>
              <w:sz w:val="28"/>
              <w:szCs w:val="28"/>
            </w:rPr>
          </w:rPrChange>
        </w:rPr>
        <w:t>Impacto de la solución</w:t>
      </w:r>
    </w:p>
    <w:p w14:paraId="45DD25D9" w14:textId="77777777" w:rsidR="00BE425F" w:rsidRPr="00BE425F" w:rsidRDefault="00000000" w:rsidP="00BE425F">
      <w:pPr>
        <w:pStyle w:val="NormalWeb"/>
        <w:spacing w:line="360" w:lineRule="auto"/>
        <w:ind w:firstLine="720"/>
        <w:rPr>
          <w:rPrChange w:id="62" w:author="Sara Martinez Rendon" w:date="2026-05-03T18:48:00Z">
            <w:rPr>
              <w:rFonts w:asciiTheme="minorHAnsi" w:hAnsiTheme="minorHAnsi" w:cstheme="minorBidi"/>
              <w:sz w:val="22"/>
              <w:szCs w:val="22"/>
            </w:rPr>
          </w:rPrChange>
        </w:rPr>
        <w:pPrChange w:id="63" w:author="Sara Martinez Rendon" w:date="2026-05-03T18:56:00Z">
          <w:pPr>
            <w:pStyle w:val="NormalWeb"/>
          </w:pPr>
        </w:pPrChange>
      </w:pPr>
      <w:r>
        <w:rPr>
          <w:rPrChange w:id="64" w:author="Sara Martinez Rendon" w:date="2026-05-03T18:48:00Z">
            <w:rPr>
              <w:rFonts w:asciiTheme="minorHAnsi" w:hAnsiTheme="minorHAnsi" w:cstheme="minorBidi"/>
              <w:sz w:val="22"/>
              <w:szCs w:val="22"/>
            </w:rPr>
          </w:rPrChange>
        </w:rPr>
        <w:t>La implementación de esta solución analítica trasciende la simple predicción, impactando tres frentes estratégicos de la organización:</w:t>
      </w:r>
    </w:p>
    <w:p w14:paraId="45DD25DA" w14:textId="77777777" w:rsidR="00BE425F" w:rsidRPr="00BE425F" w:rsidRDefault="00000000" w:rsidP="00BE425F">
      <w:pPr>
        <w:pStyle w:val="NormalWeb"/>
        <w:spacing w:line="360" w:lineRule="auto"/>
        <w:ind w:firstLine="720"/>
        <w:rPr>
          <w:rPrChange w:id="65" w:author="Sara Martinez Rendon" w:date="2026-05-03T18:48:00Z">
            <w:rPr>
              <w:rFonts w:asciiTheme="minorHAnsi" w:hAnsiTheme="minorHAnsi" w:cstheme="minorBidi"/>
              <w:sz w:val="22"/>
              <w:szCs w:val="22"/>
            </w:rPr>
          </w:rPrChange>
        </w:rPr>
        <w:pPrChange w:id="66" w:author="Sara Martinez Rendon" w:date="2026-05-03T18:56:00Z">
          <w:pPr>
            <w:pStyle w:val="NormalWeb"/>
          </w:pPr>
        </w:pPrChange>
      </w:pPr>
      <w:r>
        <w:rPr>
          <w:b/>
          <w:bCs/>
          <w:rPrChange w:id="67" w:author="Sara Martinez Rendon" w:date="2026-05-03T18:48:00Z">
            <w:rPr>
              <w:rFonts w:asciiTheme="minorHAnsi" w:hAnsiTheme="minorHAnsi" w:cstheme="minorBidi"/>
              <w:b/>
              <w:bCs/>
              <w:sz w:val="22"/>
              <w:szCs w:val="22"/>
            </w:rPr>
          </w:rPrChange>
        </w:rPr>
        <w:t>A. Impacto económico y de rentabilidad</w:t>
      </w:r>
    </w:p>
    <w:p w14:paraId="45DD25DB" w14:textId="77777777" w:rsidR="00BE425F" w:rsidRPr="00BE425F" w:rsidRDefault="00000000" w:rsidP="00BE425F">
      <w:pPr>
        <w:pStyle w:val="NormalWeb"/>
        <w:numPr>
          <w:ilvl w:val="0"/>
          <w:numId w:val="17"/>
        </w:numPr>
        <w:spacing w:line="360" w:lineRule="auto"/>
        <w:ind w:left="0" w:firstLine="720"/>
        <w:rPr>
          <w:rPrChange w:id="68" w:author="Sara Martinez Rendon" w:date="2026-05-03T18:48:00Z">
            <w:rPr>
              <w:rFonts w:asciiTheme="minorHAnsi" w:hAnsiTheme="minorHAnsi" w:cstheme="minorBidi"/>
              <w:sz w:val="22"/>
              <w:szCs w:val="22"/>
            </w:rPr>
          </w:rPrChange>
        </w:rPr>
        <w:pPrChange w:id="69" w:author="Sara Martinez Rendon" w:date="2026-05-03T18:56:00Z">
          <w:pPr>
            <w:pStyle w:val="NormalWeb"/>
            <w:numPr>
              <w:numId w:val="17"/>
            </w:numPr>
            <w:tabs>
              <w:tab w:val="num" w:pos="720"/>
            </w:tabs>
            <w:ind w:left="720" w:hanging="360"/>
          </w:pPr>
        </w:pPrChange>
      </w:pPr>
      <w:r>
        <w:rPr>
          <w:b/>
          <w:bCs/>
          <w:rPrChange w:id="70" w:author="Sara Martinez Rendon" w:date="2026-05-03T18:48:00Z">
            <w:rPr>
              <w:rFonts w:asciiTheme="minorHAnsi" w:hAnsiTheme="minorHAnsi" w:cstheme="minorBidi"/>
              <w:b/>
              <w:bCs/>
              <w:sz w:val="22"/>
              <w:szCs w:val="22"/>
            </w:rPr>
          </w:rPrChange>
        </w:rPr>
        <w:t>Optimización del margen:</w:t>
      </w:r>
      <w:r>
        <w:rPr>
          <w:rPrChange w:id="71" w:author="Sara Martinez Rendon" w:date="2026-05-03T18:48:00Z">
            <w:rPr>
              <w:rFonts w:asciiTheme="minorHAnsi" w:hAnsiTheme="minorHAnsi" w:cstheme="minorBidi"/>
              <w:sz w:val="22"/>
              <w:szCs w:val="22"/>
            </w:rPr>
          </w:rPrChange>
        </w:rPr>
        <w:t xml:space="preserve"> al segmentar a los usuarios según su propensión, se reduce el desperdicio de cupones en clientes leales, preservando el margen de contribución.</w:t>
      </w:r>
    </w:p>
    <w:p w14:paraId="45DD25DC" w14:textId="77777777" w:rsidR="00BE425F" w:rsidRPr="00BE425F" w:rsidRDefault="00000000" w:rsidP="00BE425F">
      <w:pPr>
        <w:pStyle w:val="NormalWeb"/>
        <w:numPr>
          <w:ilvl w:val="0"/>
          <w:numId w:val="17"/>
        </w:numPr>
        <w:spacing w:line="360" w:lineRule="auto"/>
        <w:ind w:left="0" w:firstLine="720"/>
        <w:rPr>
          <w:rPrChange w:id="72" w:author="Sara Martinez Rendon" w:date="2026-05-03T18:48:00Z">
            <w:rPr>
              <w:rFonts w:asciiTheme="minorHAnsi" w:hAnsiTheme="minorHAnsi" w:cstheme="minorBidi"/>
              <w:sz w:val="22"/>
              <w:szCs w:val="22"/>
            </w:rPr>
          </w:rPrChange>
        </w:rPr>
        <w:pPrChange w:id="73" w:author="Sara Martinez Rendon" w:date="2026-05-03T18:56:00Z">
          <w:pPr>
            <w:pStyle w:val="NormalWeb"/>
            <w:numPr>
              <w:numId w:val="17"/>
            </w:numPr>
            <w:tabs>
              <w:tab w:val="num" w:pos="720"/>
            </w:tabs>
            <w:ind w:left="720" w:hanging="360"/>
          </w:pPr>
        </w:pPrChange>
      </w:pPr>
      <w:r>
        <w:rPr>
          <w:b/>
          <w:bCs/>
          <w:rPrChange w:id="74" w:author="Sara Martinez Rendon" w:date="2026-05-03T18:48:00Z">
            <w:rPr>
              <w:rFonts w:asciiTheme="minorHAnsi" w:hAnsiTheme="minorHAnsi" w:cstheme="minorBidi"/>
              <w:b/>
              <w:bCs/>
              <w:sz w:val="22"/>
              <w:szCs w:val="22"/>
            </w:rPr>
          </w:rPrChange>
        </w:rPr>
        <w:t>Incremento del GMV incremental:</w:t>
      </w:r>
      <w:r>
        <w:rPr>
          <w:rPrChange w:id="75" w:author="Sara Martinez Rendon" w:date="2026-05-03T18:48:00Z">
            <w:rPr>
              <w:rFonts w:asciiTheme="minorHAnsi" w:hAnsiTheme="minorHAnsi" w:cstheme="minorBidi"/>
              <w:sz w:val="22"/>
              <w:szCs w:val="22"/>
            </w:rPr>
          </w:rPrChange>
        </w:rPr>
        <w:t xml:space="preserve"> el modelo permite capturar ventas de usuarios indecisos que el marketing genérico ignora, aumentando la facturación total sin elevar proporcionalmente el CAC.</w:t>
      </w:r>
    </w:p>
    <w:p w14:paraId="45DD25DD" w14:textId="77777777" w:rsidR="00BE425F" w:rsidRPr="00BE425F" w:rsidRDefault="00000000" w:rsidP="00BE425F">
      <w:pPr>
        <w:pStyle w:val="NormalWeb"/>
        <w:numPr>
          <w:ilvl w:val="0"/>
          <w:numId w:val="17"/>
        </w:numPr>
        <w:spacing w:line="360" w:lineRule="auto"/>
        <w:ind w:left="0" w:firstLine="720"/>
        <w:rPr>
          <w:rPrChange w:id="76" w:author="Sara Martinez Rendon" w:date="2026-05-03T18:48:00Z">
            <w:rPr>
              <w:rFonts w:asciiTheme="minorHAnsi" w:hAnsiTheme="minorHAnsi" w:cstheme="minorBidi"/>
              <w:sz w:val="22"/>
              <w:szCs w:val="22"/>
            </w:rPr>
          </w:rPrChange>
        </w:rPr>
        <w:pPrChange w:id="77" w:author="Sara Martinez Rendon" w:date="2026-05-03T18:56:00Z">
          <w:pPr>
            <w:pStyle w:val="NormalWeb"/>
            <w:numPr>
              <w:numId w:val="17"/>
            </w:numPr>
            <w:tabs>
              <w:tab w:val="num" w:pos="720"/>
            </w:tabs>
            <w:ind w:left="720" w:hanging="360"/>
          </w:pPr>
        </w:pPrChange>
      </w:pPr>
      <w:r>
        <w:rPr>
          <w:b/>
          <w:bCs/>
          <w:rPrChange w:id="78" w:author="Sara Martinez Rendon" w:date="2026-05-03T18:48:00Z">
            <w:rPr>
              <w:rFonts w:asciiTheme="minorHAnsi" w:hAnsiTheme="minorHAnsi" w:cstheme="minorBidi"/>
              <w:b/>
              <w:bCs/>
              <w:sz w:val="22"/>
              <w:szCs w:val="22"/>
            </w:rPr>
          </w:rPrChange>
        </w:rPr>
        <w:lastRenderedPageBreak/>
        <w:t>Mejora del ROI de marketing:</w:t>
      </w:r>
      <w:r>
        <w:rPr>
          <w:rPrChange w:id="79" w:author="Sara Martinez Rendon" w:date="2026-05-03T18:48:00Z">
            <w:rPr>
              <w:rFonts w:asciiTheme="minorHAnsi" w:hAnsiTheme="minorHAnsi" w:cstheme="minorBidi"/>
              <w:sz w:val="22"/>
              <w:szCs w:val="22"/>
            </w:rPr>
          </w:rPrChange>
        </w:rPr>
        <w:t xml:space="preserve"> cada unidad monetaria invertida en incentivos se dirige exclusivamente a usuarios con alta probabilidad de ser influenciados, maximizando el retorno de la inversión publicitaria.</w:t>
      </w:r>
    </w:p>
    <w:p w14:paraId="45DD25DE" w14:textId="77777777" w:rsidR="00BE425F" w:rsidRPr="00BE425F" w:rsidRDefault="00000000" w:rsidP="00BE425F">
      <w:pPr>
        <w:pStyle w:val="NormalWeb"/>
        <w:spacing w:line="360" w:lineRule="auto"/>
        <w:ind w:firstLine="720"/>
        <w:rPr>
          <w:rPrChange w:id="80" w:author="Sara Martinez Rendon" w:date="2026-05-03T18:48:00Z">
            <w:rPr>
              <w:rFonts w:asciiTheme="minorHAnsi" w:hAnsiTheme="minorHAnsi" w:cstheme="minorBidi"/>
              <w:sz w:val="22"/>
              <w:szCs w:val="22"/>
            </w:rPr>
          </w:rPrChange>
        </w:rPr>
        <w:pPrChange w:id="81" w:author="Sara Martinez Rendon" w:date="2026-05-03T18:56:00Z">
          <w:pPr>
            <w:pStyle w:val="NormalWeb"/>
          </w:pPr>
        </w:pPrChange>
      </w:pPr>
      <w:r>
        <w:rPr>
          <w:b/>
          <w:bCs/>
          <w:rPrChange w:id="82" w:author="Sara Martinez Rendon" w:date="2026-05-03T18:48:00Z">
            <w:rPr>
              <w:rFonts w:asciiTheme="minorHAnsi" w:hAnsiTheme="minorHAnsi" w:cstheme="minorBidi"/>
              <w:b/>
              <w:bCs/>
              <w:sz w:val="22"/>
              <w:szCs w:val="22"/>
            </w:rPr>
          </w:rPrChange>
        </w:rPr>
        <w:t>B. Impacto técnico y escalabilidad</w:t>
      </w:r>
    </w:p>
    <w:p w14:paraId="45DD25DF" w14:textId="77777777" w:rsidR="00BE425F" w:rsidRPr="00BE425F" w:rsidRDefault="00000000" w:rsidP="00BE425F">
      <w:pPr>
        <w:pStyle w:val="NormalWeb"/>
        <w:numPr>
          <w:ilvl w:val="0"/>
          <w:numId w:val="18"/>
        </w:numPr>
        <w:spacing w:line="360" w:lineRule="auto"/>
        <w:ind w:left="0" w:firstLine="720"/>
        <w:rPr>
          <w:rPrChange w:id="83" w:author="Sara Martinez Rendon" w:date="2026-05-03T18:48:00Z">
            <w:rPr>
              <w:rFonts w:asciiTheme="minorHAnsi" w:hAnsiTheme="minorHAnsi" w:cstheme="minorBidi"/>
              <w:sz w:val="22"/>
              <w:szCs w:val="22"/>
            </w:rPr>
          </w:rPrChange>
        </w:rPr>
        <w:pPrChange w:id="84" w:author="Sara Martinez Rendon" w:date="2026-05-03T18:56:00Z">
          <w:pPr>
            <w:pStyle w:val="NormalWeb"/>
            <w:numPr>
              <w:numId w:val="18"/>
            </w:numPr>
            <w:tabs>
              <w:tab w:val="num" w:pos="720"/>
            </w:tabs>
            <w:ind w:left="720" w:hanging="360"/>
          </w:pPr>
        </w:pPrChange>
      </w:pPr>
      <w:r>
        <w:rPr>
          <w:b/>
          <w:bCs/>
          <w:rPrChange w:id="85" w:author="Sara Martinez Rendon" w:date="2026-05-03T18:48:00Z">
            <w:rPr>
              <w:rFonts w:asciiTheme="minorHAnsi" w:hAnsiTheme="minorHAnsi" w:cstheme="minorBidi"/>
              <w:b/>
              <w:bCs/>
              <w:sz w:val="22"/>
              <w:szCs w:val="22"/>
            </w:rPr>
          </w:rPrChange>
        </w:rPr>
        <w:t>Infraestructura de datos robusta:</w:t>
      </w:r>
      <w:r>
        <w:rPr>
          <w:rPrChange w:id="86" w:author="Sara Martinez Rendon" w:date="2026-05-03T18:48:00Z">
            <w:rPr>
              <w:rFonts w:asciiTheme="minorHAnsi" w:hAnsiTheme="minorHAnsi" w:cstheme="minorBidi"/>
              <w:sz w:val="22"/>
              <w:szCs w:val="22"/>
            </w:rPr>
          </w:rPrChange>
        </w:rPr>
        <w:t xml:space="preserve"> el uso de formatos </w:t>
      </w:r>
      <w:r>
        <w:rPr>
          <w:b/>
          <w:bCs/>
          <w:rPrChange w:id="87" w:author="Sara Martinez Rendon" w:date="2026-05-03T18:48:00Z">
            <w:rPr>
              <w:rFonts w:asciiTheme="minorHAnsi" w:hAnsiTheme="minorHAnsi" w:cstheme="minorBidi"/>
              <w:b/>
              <w:bCs/>
              <w:sz w:val="22"/>
              <w:szCs w:val="22"/>
            </w:rPr>
          </w:rPrChange>
        </w:rPr>
        <w:t>Parquet</w:t>
      </w:r>
      <w:r>
        <w:rPr>
          <w:rPrChange w:id="88" w:author="Sara Martinez Rendon" w:date="2026-05-03T18:48:00Z">
            <w:rPr>
              <w:rFonts w:asciiTheme="minorHAnsi" w:hAnsiTheme="minorHAnsi" w:cstheme="minorBidi"/>
              <w:sz w:val="22"/>
              <w:szCs w:val="22"/>
            </w:rPr>
          </w:rPrChange>
        </w:rPr>
        <w:t xml:space="preserve"> y procesamiento en </w:t>
      </w:r>
      <w:r>
        <w:rPr>
          <w:b/>
          <w:bCs/>
          <w:rPrChange w:id="89" w:author="Sara Martinez Rendon" w:date="2026-05-03T18:48:00Z">
            <w:rPr>
              <w:rFonts w:asciiTheme="minorHAnsi" w:hAnsiTheme="minorHAnsi" w:cstheme="minorBidi"/>
              <w:b/>
              <w:bCs/>
              <w:sz w:val="22"/>
              <w:szCs w:val="22"/>
            </w:rPr>
          </w:rPrChange>
        </w:rPr>
        <w:t>Spark</w:t>
      </w:r>
      <w:r>
        <w:rPr>
          <w:rPrChange w:id="90" w:author="Sara Martinez Rendon" w:date="2026-05-03T18:48:00Z">
            <w:rPr>
              <w:rFonts w:asciiTheme="minorHAnsi" w:hAnsiTheme="minorHAnsi" w:cstheme="minorBidi"/>
              <w:sz w:val="22"/>
              <w:szCs w:val="22"/>
            </w:rPr>
          </w:rPrChange>
        </w:rPr>
        <w:t xml:space="preserve"> establece una arquitectura de referencia capaz de escalar a volúmenes de datos aún mayores, permitiendo a la empresa analizar el comportamiento de millones de usuarios sin degradación del rendimiento.</w:t>
      </w:r>
    </w:p>
    <w:p w14:paraId="45DD25E0" w14:textId="77777777" w:rsidR="00BE425F" w:rsidRPr="00BE425F" w:rsidRDefault="00000000" w:rsidP="00BE425F">
      <w:pPr>
        <w:pStyle w:val="NormalWeb"/>
        <w:numPr>
          <w:ilvl w:val="0"/>
          <w:numId w:val="18"/>
        </w:numPr>
        <w:spacing w:line="360" w:lineRule="auto"/>
        <w:ind w:left="0" w:firstLine="720"/>
        <w:rPr>
          <w:rPrChange w:id="91" w:author="Sara Martinez Rendon" w:date="2026-05-03T18:48:00Z">
            <w:rPr>
              <w:rFonts w:asciiTheme="minorHAnsi" w:hAnsiTheme="minorHAnsi" w:cstheme="minorBidi"/>
              <w:sz w:val="22"/>
              <w:szCs w:val="22"/>
            </w:rPr>
          </w:rPrChange>
        </w:rPr>
        <w:pPrChange w:id="92" w:author="Sara Martinez Rendon" w:date="2026-05-03T18:56:00Z">
          <w:pPr>
            <w:pStyle w:val="NormalWeb"/>
            <w:numPr>
              <w:numId w:val="18"/>
            </w:numPr>
            <w:tabs>
              <w:tab w:val="num" w:pos="720"/>
            </w:tabs>
            <w:ind w:left="720" w:hanging="360"/>
          </w:pPr>
        </w:pPrChange>
      </w:pPr>
      <w:r>
        <w:rPr>
          <w:b/>
          <w:bCs/>
          <w:rPrChange w:id="93" w:author="Sara Martinez Rendon" w:date="2026-05-03T18:48:00Z">
            <w:rPr>
              <w:rFonts w:asciiTheme="minorHAnsi" w:hAnsiTheme="minorHAnsi" w:cstheme="minorBidi"/>
              <w:b/>
              <w:bCs/>
              <w:sz w:val="22"/>
              <w:szCs w:val="22"/>
            </w:rPr>
          </w:rPrChange>
        </w:rPr>
        <w:t>Automatización de decisiones:</w:t>
      </w:r>
      <w:r>
        <w:rPr>
          <w:rPrChange w:id="94" w:author="Sara Martinez Rendon" w:date="2026-05-03T18:48:00Z">
            <w:rPr>
              <w:rFonts w:asciiTheme="minorHAnsi" w:hAnsiTheme="minorHAnsi" w:cstheme="minorBidi"/>
              <w:sz w:val="22"/>
              <w:szCs w:val="22"/>
            </w:rPr>
          </w:rPrChange>
        </w:rPr>
        <w:t xml:space="preserve"> la creación de un pipeline de datos estructurado reduce la dependencia de procesos manuales, permitiendo que las reglas de negocio (ej. "lanzar cupón si propensión &gt; 0.8") se ejecuten de forma autónoma.</w:t>
      </w:r>
    </w:p>
    <w:p w14:paraId="45DD25E1" w14:textId="77777777" w:rsidR="00BE425F" w:rsidRPr="00BE425F" w:rsidRDefault="00000000" w:rsidP="00BE425F">
      <w:pPr>
        <w:pStyle w:val="NormalWeb"/>
        <w:spacing w:line="360" w:lineRule="auto"/>
        <w:ind w:firstLine="720"/>
        <w:rPr>
          <w:rPrChange w:id="95" w:author="Sara Martinez Rendon" w:date="2026-05-03T18:48:00Z">
            <w:rPr>
              <w:rFonts w:asciiTheme="minorHAnsi" w:hAnsiTheme="minorHAnsi" w:cstheme="minorBidi"/>
              <w:sz w:val="22"/>
              <w:szCs w:val="22"/>
            </w:rPr>
          </w:rPrChange>
        </w:rPr>
        <w:pPrChange w:id="96" w:author="Sara Martinez Rendon" w:date="2026-05-03T18:56:00Z">
          <w:pPr>
            <w:pStyle w:val="NormalWeb"/>
          </w:pPr>
        </w:pPrChange>
      </w:pPr>
      <w:r>
        <w:rPr>
          <w:b/>
          <w:bCs/>
          <w:rPrChange w:id="97" w:author="Sara Martinez Rendon" w:date="2026-05-03T18:48:00Z">
            <w:rPr>
              <w:rFonts w:asciiTheme="minorHAnsi" w:hAnsiTheme="minorHAnsi" w:cstheme="minorBidi"/>
              <w:b/>
              <w:bCs/>
              <w:sz w:val="22"/>
              <w:szCs w:val="22"/>
            </w:rPr>
          </w:rPrChange>
        </w:rPr>
        <w:t>C. Impacto estratégico y de cliente</w:t>
      </w:r>
    </w:p>
    <w:p w14:paraId="45DD25E2" w14:textId="77777777" w:rsidR="00BE425F" w:rsidRPr="00BE425F" w:rsidRDefault="00000000" w:rsidP="00BE425F">
      <w:pPr>
        <w:pStyle w:val="NormalWeb"/>
        <w:numPr>
          <w:ilvl w:val="0"/>
          <w:numId w:val="19"/>
        </w:numPr>
        <w:spacing w:line="360" w:lineRule="auto"/>
        <w:ind w:left="0" w:firstLine="720"/>
        <w:rPr>
          <w:rPrChange w:id="98" w:author="Sara Martinez Rendon" w:date="2026-05-03T18:48:00Z">
            <w:rPr>
              <w:rFonts w:asciiTheme="minorHAnsi" w:hAnsiTheme="minorHAnsi" w:cstheme="minorBidi"/>
              <w:sz w:val="22"/>
              <w:szCs w:val="22"/>
            </w:rPr>
          </w:rPrChange>
        </w:rPr>
        <w:pPrChange w:id="99" w:author="Sara Martinez Rendon" w:date="2026-05-03T18:56:00Z">
          <w:pPr>
            <w:pStyle w:val="NormalWeb"/>
            <w:numPr>
              <w:numId w:val="19"/>
            </w:numPr>
            <w:tabs>
              <w:tab w:val="num" w:pos="720"/>
            </w:tabs>
            <w:ind w:left="720" w:hanging="360"/>
          </w:pPr>
        </w:pPrChange>
      </w:pPr>
      <w:r>
        <w:rPr>
          <w:b/>
          <w:bCs/>
          <w:rPrChange w:id="100" w:author="Sara Martinez Rendon" w:date="2026-05-03T18:48:00Z">
            <w:rPr>
              <w:rFonts w:asciiTheme="minorHAnsi" w:hAnsiTheme="minorHAnsi" w:cstheme="minorBidi"/>
              <w:b/>
              <w:bCs/>
              <w:sz w:val="22"/>
              <w:szCs w:val="22"/>
            </w:rPr>
          </w:rPrChange>
        </w:rPr>
        <w:t>Personalización del "Nudge":</w:t>
      </w:r>
      <w:r>
        <w:rPr>
          <w:rPrChange w:id="101" w:author="Sara Martinez Rendon" w:date="2026-05-03T18:48:00Z">
            <w:rPr>
              <w:rFonts w:asciiTheme="minorHAnsi" w:hAnsiTheme="minorHAnsi" w:cstheme="minorBidi"/>
              <w:sz w:val="22"/>
              <w:szCs w:val="22"/>
            </w:rPr>
          </w:rPrChange>
        </w:rPr>
        <w:t xml:space="preserve"> se mejora la experiencia del usuario al recibir estímulos relevantes en el momento preciso de su navegación, evitando la saturación de ofertas irrelevantes.</w:t>
      </w:r>
    </w:p>
    <w:p w14:paraId="45DD25E3" w14:textId="77777777" w:rsidR="00BE425F" w:rsidRPr="00BE425F" w:rsidRDefault="00000000" w:rsidP="00BE425F">
      <w:pPr>
        <w:pStyle w:val="NormalWeb"/>
        <w:numPr>
          <w:ilvl w:val="0"/>
          <w:numId w:val="19"/>
        </w:numPr>
        <w:spacing w:line="360" w:lineRule="auto"/>
        <w:ind w:left="0" w:firstLine="720"/>
        <w:rPr>
          <w:rPrChange w:id="102" w:author="Sara Martinez Rendon" w:date="2026-05-03T18:48:00Z">
            <w:rPr>
              <w:rFonts w:asciiTheme="minorHAnsi" w:hAnsiTheme="minorHAnsi" w:cstheme="minorBidi"/>
              <w:sz w:val="22"/>
              <w:szCs w:val="22"/>
            </w:rPr>
          </w:rPrChange>
        </w:rPr>
        <w:pPrChange w:id="103" w:author="Sara Martinez Rendon" w:date="2026-05-03T18:56:00Z">
          <w:pPr>
            <w:pStyle w:val="NormalWeb"/>
            <w:numPr>
              <w:numId w:val="19"/>
            </w:numPr>
            <w:tabs>
              <w:tab w:val="num" w:pos="720"/>
            </w:tabs>
            <w:ind w:left="720" w:hanging="360"/>
          </w:pPr>
        </w:pPrChange>
      </w:pPr>
      <w:r>
        <w:rPr>
          <w:b/>
          <w:bCs/>
          <w:rPrChange w:id="104" w:author="Sara Martinez Rendon" w:date="2026-05-03T18:48:00Z">
            <w:rPr>
              <w:rFonts w:asciiTheme="minorHAnsi" w:hAnsiTheme="minorHAnsi" w:cstheme="minorBidi"/>
              <w:b/>
              <w:bCs/>
              <w:sz w:val="22"/>
              <w:szCs w:val="22"/>
            </w:rPr>
          </w:rPrChange>
        </w:rPr>
        <w:t>Cultura de decisiones basadas en causalidad:</w:t>
      </w:r>
      <w:r>
        <w:rPr>
          <w:rPrChange w:id="105" w:author="Sara Martinez Rendon" w:date="2026-05-03T18:48:00Z">
            <w:rPr>
              <w:rFonts w:asciiTheme="minorHAnsi" w:hAnsiTheme="minorHAnsi" w:cstheme="minorBidi"/>
              <w:sz w:val="22"/>
              <w:szCs w:val="22"/>
            </w:rPr>
          </w:rPrChange>
        </w:rPr>
        <w:t xml:space="preserve"> la solución introduce el concepto de </w:t>
      </w:r>
      <w:r>
        <w:rPr>
          <w:b/>
          <w:bCs/>
          <w:rPrChange w:id="106" w:author="Sara Martinez Rendon" w:date="2026-05-03T18:48:00Z">
            <w:rPr>
              <w:rFonts w:asciiTheme="minorHAnsi" w:hAnsiTheme="minorHAnsi" w:cstheme="minorBidi"/>
              <w:b/>
              <w:bCs/>
              <w:sz w:val="22"/>
              <w:szCs w:val="22"/>
            </w:rPr>
          </w:rPrChange>
        </w:rPr>
        <w:t>Uplift</w:t>
      </w:r>
      <w:r>
        <w:rPr>
          <w:rPrChange w:id="107" w:author="Sara Martinez Rendon" w:date="2026-05-03T18:48:00Z">
            <w:rPr>
              <w:rFonts w:asciiTheme="minorHAnsi" w:hAnsiTheme="minorHAnsi" w:cstheme="minorBidi"/>
              <w:sz w:val="22"/>
              <w:szCs w:val="22"/>
            </w:rPr>
          </w:rPrChange>
        </w:rPr>
        <w:t>, moviendo a la organización de un enfoque descriptivo/reactivo hacia uno predictivo y causal, alineado con los estándares de las grandes tecnológicas (</w:t>
      </w:r>
      <w:r>
        <w:rPr>
          <w:i/>
          <w:iCs/>
          <w:rPrChange w:id="108" w:author="Sara Martinez Rendon" w:date="2026-05-03T18:48:00Z">
            <w:rPr>
              <w:rFonts w:asciiTheme="minorHAnsi" w:hAnsiTheme="minorHAnsi" w:cstheme="minorBidi"/>
              <w:i/>
              <w:iCs/>
              <w:sz w:val="22"/>
              <w:szCs w:val="22"/>
            </w:rPr>
          </w:rPrChange>
        </w:rPr>
        <w:t>Big Tech</w:t>
      </w:r>
      <w:r>
        <w:rPr>
          <w:rPrChange w:id="109" w:author="Sara Martinez Rendon" w:date="2026-05-03T18:48:00Z">
            <w:rPr>
              <w:rFonts w:asciiTheme="minorHAnsi" w:hAnsiTheme="minorHAnsi" w:cstheme="minorBidi"/>
              <w:sz w:val="22"/>
              <w:szCs w:val="22"/>
            </w:rPr>
          </w:rPrChange>
        </w:rPr>
        <w:t>).</w:t>
      </w:r>
    </w:p>
    <w:p w14:paraId="45DD25E4" w14:textId="77777777" w:rsidR="00BE425F" w:rsidRPr="00BE425F" w:rsidRDefault="00BE425F" w:rsidP="00BE425F">
      <w:pPr>
        <w:spacing w:line="360" w:lineRule="auto"/>
        <w:ind w:firstLine="720"/>
        <w:rPr>
          <w:b/>
          <w:bCs/>
          <w:rPrChange w:id="110" w:author="Sara Martinez Rendon" w:date="2026-05-03T18:48:00Z">
            <w:rPr>
              <w:rFonts w:asciiTheme="minorHAnsi" w:hAnsiTheme="minorHAnsi" w:cstheme="minorBidi"/>
              <w:b/>
              <w:bCs/>
              <w:sz w:val="28"/>
              <w:szCs w:val="28"/>
            </w:rPr>
          </w:rPrChange>
        </w:rPr>
        <w:pPrChange w:id="111" w:author="Sara Martinez Rendon" w:date="2026-05-03T18:56:00Z">
          <w:pPr/>
        </w:pPrChange>
      </w:pPr>
    </w:p>
    <w:p w14:paraId="45DD25E5" w14:textId="77777777" w:rsidR="00BE425F" w:rsidRPr="00BE425F" w:rsidRDefault="00BE425F" w:rsidP="00BE425F">
      <w:pPr>
        <w:spacing w:line="360" w:lineRule="auto"/>
        <w:ind w:firstLine="720"/>
        <w:rPr>
          <w:b/>
          <w:bCs/>
          <w:highlight w:val="yellow"/>
          <w:rPrChange w:id="112" w:author="Sara Martinez Rendon" w:date="2026-05-03T18:48:00Z">
            <w:rPr>
              <w:rFonts w:asciiTheme="minorHAnsi" w:hAnsiTheme="minorHAnsi" w:cstheme="minorBidi"/>
              <w:b/>
              <w:bCs/>
              <w:sz w:val="28"/>
              <w:szCs w:val="28"/>
              <w:highlight w:val="yellow"/>
            </w:rPr>
          </w:rPrChange>
        </w:rPr>
        <w:pPrChange w:id="113" w:author="Sara Martinez Rendon" w:date="2026-05-03T18:56:00Z">
          <w:pPr/>
        </w:pPrChange>
      </w:pPr>
    </w:p>
    <w:p w14:paraId="45DD25E6" w14:textId="77777777" w:rsidR="00BE425F" w:rsidRPr="00BE425F" w:rsidRDefault="00BE425F" w:rsidP="00BE425F">
      <w:pPr>
        <w:spacing w:line="360" w:lineRule="auto"/>
        <w:ind w:firstLine="720"/>
        <w:rPr>
          <w:b/>
          <w:bCs/>
          <w:rPrChange w:id="114" w:author="Sara Martinez Rendon" w:date="2026-05-03T18:48:00Z">
            <w:rPr>
              <w:rFonts w:asciiTheme="minorHAnsi" w:hAnsiTheme="minorHAnsi" w:cstheme="minorBidi"/>
              <w:b/>
              <w:bCs/>
              <w:sz w:val="28"/>
              <w:szCs w:val="28"/>
            </w:rPr>
          </w:rPrChange>
        </w:rPr>
        <w:pPrChange w:id="115" w:author="Sara Martinez Rendon" w:date="2026-05-03T18:56:00Z">
          <w:pPr/>
        </w:pPrChange>
      </w:pPr>
    </w:p>
    <w:p w14:paraId="45DD25E7" w14:textId="77777777" w:rsidR="00BE425F" w:rsidRDefault="00BE425F">
      <w:pPr>
        <w:spacing w:line="360" w:lineRule="auto"/>
        <w:ind w:firstLine="720"/>
        <w:rPr>
          <w:ins w:id="116" w:author="Sara Martinez Rendon" w:date="2026-05-03T19:06:00Z"/>
          <w:rFonts w:eastAsia="Calibri"/>
        </w:rPr>
      </w:pPr>
    </w:p>
    <w:p w14:paraId="45DD25E8" w14:textId="77777777" w:rsidR="00BE425F" w:rsidRPr="00BE425F" w:rsidRDefault="00BE425F" w:rsidP="00BE425F">
      <w:pPr>
        <w:spacing w:line="360" w:lineRule="auto"/>
        <w:ind w:firstLine="720"/>
        <w:rPr>
          <w:rFonts w:eastAsia="Calibri"/>
          <w:rPrChange w:id="117" w:author="Sara Martinez Rendon" w:date="2026-05-03T18:48:00Z">
            <w:rPr>
              <w:rFonts w:asciiTheme="minorHAnsi" w:eastAsia="Calibri" w:hAnsiTheme="minorHAnsi" w:cstheme="minorBidi"/>
              <w:sz w:val="22"/>
              <w:szCs w:val="22"/>
            </w:rPr>
          </w:rPrChange>
        </w:rPr>
        <w:pPrChange w:id="118" w:author="Sara Martinez Rendon" w:date="2026-05-03T18:56:00Z">
          <w:pPr/>
        </w:pPrChange>
      </w:pPr>
    </w:p>
    <w:p w14:paraId="45DD25E9" w14:textId="77777777" w:rsidR="00BE425F" w:rsidRDefault="00000000">
      <w:pPr>
        <w:rPr>
          <w:del w:id="119" w:author="Sara Martinez Rendon" w:date="2026-05-03T19:06:00Z"/>
          <w:b/>
          <w:bCs/>
        </w:rPr>
      </w:pPr>
      <w:r>
        <w:rPr>
          <w:b/>
          <w:bCs/>
          <w:rPrChange w:id="120" w:author="Sara Martinez Rendon" w:date="2026-05-03T18:48:00Z">
            <w:rPr>
              <w:rFonts w:asciiTheme="minorHAnsi" w:hAnsiTheme="minorHAnsi" w:cstheme="minorBidi"/>
              <w:b/>
              <w:bCs/>
              <w:sz w:val="28"/>
              <w:szCs w:val="28"/>
            </w:rPr>
          </w:rPrChange>
        </w:rPr>
        <w:lastRenderedPageBreak/>
        <w:t>Marco Teórico</w:t>
      </w:r>
    </w:p>
    <w:p w14:paraId="45DD25EA" w14:textId="77777777" w:rsidR="00BE425F" w:rsidRPr="00BE425F" w:rsidRDefault="00BE425F">
      <w:pPr>
        <w:rPr>
          <w:ins w:id="121" w:author="Sara Martinez Rendon" w:date="2026-05-03T19:07:00Z"/>
          <w:b/>
          <w:bCs/>
          <w:rPrChange w:id="122" w:author="Sara Martinez Rendon" w:date="2026-05-03T18:48:00Z">
            <w:rPr>
              <w:ins w:id="123" w:author="Sara Martinez Rendon" w:date="2026-05-03T19:07:00Z"/>
              <w:rFonts w:asciiTheme="minorHAnsi" w:hAnsiTheme="minorHAnsi" w:cstheme="minorBidi"/>
              <w:b/>
              <w:bCs/>
              <w:sz w:val="28"/>
              <w:szCs w:val="28"/>
            </w:rPr>
          </w:rPrChange>
        </w:rPr>
      </w:pPr>
    </w:p>
    <w:p w14:paraId="45DD25EB" w14:textId="77777777" w:rsidR="00BE425F" w:rsidRPr="00BE425F" w:rsidRDefault="00BE425F">
      <w:pPr>
        <w:rPr>
          <w:rPrChange w:id="124" w:author="Sara Martinez Rendon" w:date="2026-05-03T18:48:00Z">
            <w:rPr>
              <w:rFonts w:asciiTheme="minorHAnsi" w:hAnsiTheme="minorHAnsi" w:cstheme="minorBidi"/>
              <w:sz w:val="28"/>
              <w:szCs w:val="28"/>
            </w:rPr>
          </w:rPrChange>
        </w:rPr>
      </w:pPr>
    </w:p>
    <w:p w14:paraId="45DD25EC" w14:textId="77777777" w:rsidR="00BE425F" w:rsidRPr="00BE425F" w:rsidRDefault="00000000" w:rsidP="00BE425F">
      <w:pPr>
        <w:spacing w:line="360" w:lineRule="auto"/>
        <w:ind w:firstLine="720"/>
        <w:rPr>
          <w:del w:id="125" w:author="Sara Martinez Rendon" w:date="2026-05-03T19:06:00Z"/>
          <w:rPrChange w:id="126" w:author="Sara Martinez Rendon" w:date="2026-05-03T18:48:00Z">
            <w:rPr>
              <w:del w:id="127" w:author="Sara Martinez Rendon" w:date="2026-05-03T19:06:00Z"/>
              <w:rFonts w:asciiTheme="minorHAnsi" w:hAnsiTheme="minorHAnsi" w:cstheme="minorBidi"/>
              <w:sz w:val="22"/>
              <w:szCs w:val="22"/>
            </w:rPr>
          </w:rPrChange>
        </w:rPr>
        <w:pPrChange w:id="128" w:author="Sara Martinez Rendon" w:date="2026-05-03T18:56:00Z">
          <w:pPr>
            <w:spacing w:line="360" w:lineRule="auto"/>
          </w:pPr>
        </w:pPrChange>
      </w:pPr>
      <w:r>
        <w:rPr>
          <w:rPrChange w:id="129" w:author="Sara Martinez Rendon" w:date="2026-05-03T18:48:00Z">
            <w:rPr>
              <w:rFonts w:asciiTheme="minorHAnsi" w:hAnsiTheme="minorHAnsi" w:cstheme="minorBidi"/>
              <w:sz w:val="22"/>
              <w:szCs w:val="22"/>
            </w:rPr>
          </w:rPrChange>
        </w:rPr>
        <w:t>El reto central de este proyecto —transformar 14 GB de logs de comportamiento en decisiones de incentivo rentables, sobre un escenario donde solo el 1% y el 3% de las sesiones culminan en compra— exige integrar cuatro capacidades técnicas en secuencia lógica.</w:t>
      </w:r>
    </w:p>
    <w:p w14:paraId="45DD25ED" w14:textId="77777777" w:rsidR="00BE425F" w:rsidRPr="00BE425F" w:rsidRDefault="00BE425F" w:rsidP="00BE425F">
      <w:pPr>
        <w:spacing w:line="360" w:lineRule="auto"/>
        <w:ind w:firstLine="720"/>
        <w:rPr>
          <w:rPrChange w:id="130" w:author="Sara Martinez Rendon" w:date="2026-05-03T18:48:00Z">
            <w:rPr>
              <w:rFonts w:asciiTheme="minorHAnsi" w:hAnsiTheme="minorHAnsi" w:cstheme="minorBidi"/>
              <w:sz w:val="22"/>
              <w:szCs w:val="22"/>
            </w:rPr>
          </w:rPrChange>
        </w:rPr>
        <w:pPrChange w:id="131" w:author="Sara Martinez Rendon" w:date="2026-05-03T19:06:00Z">
          <w:pPr>
            <w:spacing w:line="360" w:lineRule="auto"/>
          </w:pPr>
        </w:pPrChange>
      </w:pPr>
    </w:p>
    <w:p w14:paraId="45DD25EE" w14:textId="77777777" w:rsidR="00BE425F" w:rsidRDefault="00000000" w:rsidP="00BE425F">
      <w:pPr>
        <w:spacing w:line="360" w:lineRule="auto"/>
        <w:ind w:firstLine="720"/>
        <w:rPr>
          <w:del w:id="132" w:author="Sara Martinez Rendon" w:date="2026-05-03T19:07:00Z"/>
        </w:rPr>
        <w:pPrChange w:id="133" w:author="Sara Martinez Rendon" w:date="2026-05-03T18:56:00Z">
          <w:pPr>
            <w:spacing w:line="360" w:lineRule="auto"/>
          </w:pPr>
        </w:pPrChange>
      </w:pPr>
      <w:r>
        <w:rPr>
          <w:rPrChange w:id="134" w:author="Sara Martinez Rendon" w:date="2026-05-03T18:48:00Z">
            <w:rPr>
              <w:rFonts w:asciiTheme="minorHAnsi" w:hAnsiTheme="minorHAnsi" w:cstheme="minorBidi"/>
              <w:sz w:val="22"/>
              <w:szCs w:val="22"/>
            </w:rPr>
          </w:rPrChange>
        </w:rPr>
        <w:t>La primera es de infraestructura: sin procesamiento distribuido, los datos simplemente no son computables. Apache Spark resuelve esto al paralelizar la reconstrucción de sesiones de usuario sobre múltiples nodos, y el formato Parquet reduce el costo de entrada/salida al leer únicamente las columnas necesarias para el análisis (Zaharia et al., 2016; Vohra, 2016).</w:t>
      </w:r>
    </w:p>
    <w:p w14:paraId="45DD25EF" w14:textId="77777777" w:rsidR="00BE425F" w:rsidRPr="00BE425F" w:rsidRDefault="00BE425F" w:rsidP="00BE425F">
      <w:pPr>
        <w:spacing w:line="360" w:lineRule="auto"/>
        <w:ind w:firstLine="720"/>
        <w:rPr>
          <w:rPrChange w:id="135" w:author="Sara Martinez Rendon" w:date="2026-05-03T18:48:00Z">
            <w:rPr>
              <w:rFonts w:asciiTheme="minorHAnsi" w:hAnsiTheme="minorHAnsi" w:cstheme="minorBidi"/>
              <w:sz w:val="22"/>
              <w:szCs w:val="22"/>
            </w:rPr>
          </w:rPrChange>
        </w:rPr>
        <w:pPrChange w:id="136" w:author="Sara Martinez Rendon" w:date="2026-05-03T19:07:00Z">
          <w:pPr>
            <w:spacing w:line="360" w:lineRule="auto"/>
          </w:pPr>
        </w:pPrChange>
      </w:pPr>
    </w:p>
    <w:p w14:paraId="45DD25F0" w14:textId="77777777" w:rsidR="00BE425F" w:rsidRDefault="00000000" w:rsidP="00BE425F">
      <w:pPr>
        <w:spacing w:line="360" w:lineRule="auto"/>
        <w:ind w:firstLine="720"/>
        <w:rPr>
          <w:del w:id="137" w:author="Sara Martinez Rendon" w:date="2026-05-03T19:07:00Z"/>
        </w:rPr>
        <w:pPrChange w:id="138" w:author="Sara Martinez Rendon" w:date="2026-05-03T18:56:00Z">
          <w:pPr>
            <w:spacing w:line="360" w:lineRule="auto"/>
          </w:pPr>
        </w:pPrChange>
      </w:pPr>
      <w:r>
        <w:rPr>
          <w:rPrChange w:id="139" w:author="Sara Martinez Rendon" w:date="2026-05-03T18:48:00Z">
            <w:rPr>
              <w:rFonts w:asciiTheme="minorHAnsi" w:hAnsiTheme="minorHAnsi" w:cstheme="minorBidi"/>
              <w:sz w:val="22"/>
              <w:szCs w:val="22"/>
            </w:rPr>
          </w:rPrChange>
        </w:rPr>
        <w:t>Sobre esa base procesada, el modelado predictivo enfrenta el desbalanceo extremo de clases. Métodos como XGBoost, LightGBM y Balanced Random Forest permiten capturar patrones de conversión sin que la clase mayoritaria domine las predicciones; la curva Precision-Recall y el F1-Score reemplazan al accuracy como métricas de evaluación porque reflejan con mayor fidelidad el desempeño sobre la clase minoritaria (Chen &amp; Guestrin, 2016; Ke et al., 2017; Breiman, 2001; Saito &amp; Rehmsmeier, 2015).</w:t>
      </w:r>
    </w:p>
    <w:p w14:paraId="45DD25F1" w14:textId="77777777" w:rsidR="00BE425F" w:rsidRPr="00BE425F" w:rsidRDefault="00BE425F" w:rsidP="00BE425F">
      <w:pPr>
        <w:spacing w:line="360" w:lineRule="auto"/>
        <w:ind w:firstLine="720"/>
        <w:rPr>
          <w:rPrChange w:id="140" w:author="Sara Martinez Rendon" w:date="2026-05-03T18:48:00Z">
            <w:rPr>
              <w:rFonts w:asciiTheme="minorHAnsi" w:hAnsiTheme="minorHAnsi" w:cstheme="minorBidi"/>
              <w:sz w:val="22"/>
              <w:szCs w:val="22"/>
            </w:rPr>
          </w:rPrChange>
        </w:rPr>
        <w:pPrChange w:id="141" w:author="Sara Martinez Rendon" w:date="2026-05-03T19:07:00Z">
          <w:pPr>
            <w:spacing w:line="360" w:lineRule="auto"/>
          </w:pPr>
        </w:pPrChange>
      </w:pPr>
    </w:p>
    <w:p w14:paraId="45DD25F2" w14:textId="77777777" w:rsidR="00BE425F" w:rsidRDefault="00000000" w:rsidP="00BE425F">
      <w:pPr>
        <w:spacing w:line="360" w:lineRule="auto"/>
        <w:ind w:firstLine="720"/>
        <w:rPr>
          <w:del w:id="142" w:author="Sara Martinez Rendon" w:date="2026-05-03T19:07:00Z"/>
        </w:rPr>
        <w:pPrChange w:id="143" w:author="Sara Martinez Rendon" w:date="2026-05-03T18:56:00Z">
          <w:pPr>
            <w:spacing w:line="360" w:lineRule="auto"/>
          </w:pPr>
        </w:pPrChange>
      </w:pPr>
      <w:r>
        <w:rPr>
          <w:rPrChange w:id="144" w:author="Sara Martinez Rendon" w:date="2026-05-03T18:48:00Z">
            <w:rPr>
              <w:rFonts w:asciiTheme="minorHAnsi" w:hAnsiTheme="minorHAnsi" w:cstheme="minorBidi"/>
              <w:sz w:val="22"/>
              <w:szCs w:val="22"/>
            </w:rPr>
          </w:rPrChange>
        </w:rPr>
        <w:t>Sin embargo, predecir quién compra no es suficiente. Como señalan Sismeiro y Bucklin (2004) y Lemon y Verhoef (2016), cada evento de navegación es una señal posicional dentro del customer journey que precede a la transacción, y el valor económico real está en identificar a quién un incentivo marginal puede mover a comprar. El Uplift Modeling estima precisamente ese efecto causal incremental —el CATE— separando usuarios que comprarían de todas formas de aquellos genuinamente persuadibles, con mejoras documentadas de entre 15% y 30% en ROI (Devriendt et al., 2018; Moraes et al., 2023).</w:t>
      </w:r>
    </w:p>
    <w:p w14:paraId="45DD25F3" w14:textId="77777777" w:rsidR="00BE425F" w:rsidRPr="00BE425F" w:rsidRDefault="00BE425F" w:rsidP="00BE425F">
      <w:pPr>
        <w:spacing w:line="360" w:lineRule="auto"/>
        <w:ind w:firstLine="720"/>
        <w:rPr>
          <w:rPrChange w:id="145" w:author="Sara Martinez Rendon" w:date="2026-05-03T18:48:00Z">
            <w:rPr>
              <w:rFonts w:asciiTheme="minorHAnsi" w:hAnsiTheme="minorHAnsi" w:cstheme="minorBidi"/>
              <w:sz w:val="22"/>
              <w:szCs w:val="22"/>
            </w:rPr>
          </w:rPrChange>
        </w:rPr>
        <w:pPrChange w:id="146" w:author="Sara Martinez Rendon" w:date="2026-05-03T19:07:00Z">
          <w:pPr>
            <w:spacing w:line="360" w:lineRule="auto"/>
          </w:pPr>
        </w:pPrChange>
      </w:pPr>
    </w:p>
    <w:p w14:paraId="45DD25F4" w14:textId="77777777" w:rsidR="00BE425F" w:rsidRDefault="00000000">
      <w:pPr>
        <w:spacing w:line="360" w:lineRule="auto"/>
        <w:ind w:firstLine="720"/>
        <w:rPr>
          <w:ins w:id="147" w:author="Sara Martinez Rendon" w:date="2026-05-03T19:07:00Z"/>
        </w:rPr>
      </w:pPr>
      <w:r>
        <w:rPr>
          <w:rPrChange w:id="148" w:author="Sara Martinez Rendon" w:date="2026-05-03T18:48:00Z">
            <w:rPr>
              <w:rFonts w:asciiTheme="minorHAnsi" w:hAnsiTheme="minorHAnsi" w:cstheme="minorBidi"/>
              <w:sz w:val="22"/>
              <w:szCs w:val="22"/>
            </w:rPr>
          </w:rPrChange>
        </w:rPr>
        <w:t>Finalmente, estos outputs no son accionables sin mediación visual. La visualización analítica —embudo de conversión, matriz de cuadrantes de uplift y curva de Qini— cierra el ciclo convirtiendo la salida del modelo en decisiones de campaña comprensibles para perfiles no técnicos (Few, 2009).</w:t>
      </w:r>
    </w:p>
    <w:p w14:paraId="45DD25F5" w14:textId="77777777" w:rsidR="00BE425F" w:rsidRDefault="00BE425F" w:rsidP="00BE425F">
      <w:pPr>
        <w:spacing w:line="360" w:lineRule="auto"/>
        <w:ind w:firstLine="720"/>
        <w:pPrChange w:id="149" w:author="Sara Martinez Rendon" w:date="2026-05-03T18:56:00Z">
          <w:pPr>
            <w:spacing w:line="360" w:lineRule="auto"/>
          </w:pPr>
        </w:pPrChange>
      </w:pPr>
    </w:p>
    <w:p w14:paraId="45DD25F6" w14:textId="77777777" w:rsidR="00BE425F" w:rsidRPr="00BE425F" w:rsidRDefault="00000000">
      <w:pPr>
        <w:rPr>
          <w:b/>
          <w:bCs/>
          <w:lang w:val="en-US"/>
          <w:rPrChange w:id="150" w:author="Sara Martinez Rendon" w:date="2026-05-03T18:48:00Z">
            <w:rPr>
              <w:rFonts w:asciiTheme="minorHAnsi" w:hAnsiTheme="minorHAnsi" w:cstheme="minorBidi"/>
              <w:b/>
              <w:bCs/>
              <w:sz w:val="28"/>
              <w:szCs w:val="28"/>
              <w:lang w:val="en-US"/>
            </w:rPr>
          </w:rPrChange>
        </w:rPr>
      </w:pPr>
      <w:r>
        <w:rPr>
          <w:b/>
          <w:bCs/>
          <w:rPrChange w:id="151" w:author="Sara Martinez Rendon" w:date="2026-05-03T18:48:00Z">
            <w:rPr>
              <w:rFonts w:asciiTheme="minorHAnsi" w:hAnsiTheme="minorHAnsi" w:cstheme="minorBidi"/>
              <w:b/>
              <w:bCs/>
              <w:sz w:val="28"/>
              <w:szCs w:val="28"/>
            </w:rPr>
          </w:rPrChange>
        </w:rPr>
        <w:lastRenderedPageBreak/>
        <w:t>Descripción de datos a utilizar</w:t>
      </w:r>
    </w:p>
    <w:p w14:paraId="45DD25F7" w14:textId="77777777" w:rsidR="00BE425F" w:rsidRPr="00BE425F" w:rsidRDefault="00BE425F" w:rsidP="00BE425F">
      <w:pPr>
        <w:spacing w:line="360" w:lineRule="auto"/>
        <w:ind w:firstLine="720"/>
        <w:rPr>
          <w:highlight w:val="green"/>
          <w:rPrChange w:id="152" w:author="Sara Martinez Rendon" w:date="2026-05-03T18:48:00Z">
            <w:rPr>
              <w:rFonts w:asciiTheme="minorHAnsi" w:hAnsiTheme="minorHAnsi" w:cstheme="minorBidi"/>
              <w:sz w:val="22"/>
              <w:szCs w:val="22"/>
              <w:highlight w:val="green"/>
            </w:rPr>
          </w:rPrChange>
        </w:rPr>
        <w:pPrChange w:id="153" w:author="Sara Martinez Rendon" w:date="2026-05-03T18:56:00Z">
          <w:pPr/>
        </w:pPrChange>
      </w:pPr>
    </w:p>
    <w:p w14:paraId="45DD25F8" w14:textId="77777777" w:rsidR="00BE425F" w:rsidRPr="00BE425F" w:rsidRDefault="00000000" w:rsidP="00BE425F">
      <w:pPr>
        <w:numPr>
          <w:ilvl w:val="0"/>
          <w:numId w:val="10"/>
        </w:numPr>
        <w:spacing w:line="360" w:lineRule="auto"/>
        <w:ind w:left="0" w:firstLine="720"/>
        <w:rPr>
          <w:lang w:val="en-US"/>
          <w:rPrChange w:id="154" w:author="Sara Martinez Rendon" w:date="2026-05-03T18:48:00Z">
            <w:rPr>
              <w:rFonts w:asciiTheme="minorHAnsi" w:hAnsiTheme="minorHAnsi" w:cstheme="minorBidi"/>
              <w:sz w:val="22"/>
              <w:szCs w:val="22"/>
              <w:lang w:val="en-US"/>
            </w:rPr>
          </w:rPrChange>
        </w:rPr>
        <w:pPrChange w:id="155" w:author="Sara Martinez Rendon" w:date="2026-05-03T18:56:00Z">
          <w:pPr>
            <w:numPr>
              <w:numId w:val="10"/>
            </w:numPr>
            <w:tabs>
              <w:tab w:val="num" w:pos="720"/>
            </w:tabs>
            <w:spacing w:line="360" w:lineRule="auto"/>
            <w:ind w:left="720" w:hanging="360"/>
          </w:pPr>
        </w:pPrChange>
      </w:pPr>
      <w:r>
        <w:rPr>
          <w:b/>
          <w:bCs/>
          <w:lang w:val="en-US"/>
          <w:rPrChange w:id="156" w:author="Sara Martinez Rendon" w:date="2026-05-03T18:48:00Z">
            <w:rPr>
              <w:rFonts w:asciiTheme="minorHAnsi" w:hAnsiTheme="minorHAnsi" w:cstheme="minorBidi"/>
              <w:b/>
              <w:bCs/>
              <w:sz w:val="22"/>
              <w:szCs w:val="22"/>
              <w:lang w:val="en-US"/>
            </w:rPr>
          </w:rPrChange>
        </w:rPr>
        <w:t>Nombre del Dataset:</w:t>
      </w:r>
      <w:r>
        <w:rPr>
          <w:lang w:val="en-US"/>
          <w:rPrChange w:id="157" w:author="Sara Martinez Rendon" w:date="2026-05-03T18:48:00Z">
            <w:rPr>
              <w:rFonts w:asciiTheme="minorHAnsi" w:hAnsiTheme="minorHAnsi" w:cstheme="minorBidi"/>
              <w:sz w:val="22"/>
              <w:szCs w:val="22"/>
              <w:lang w:val="en-US"/>
            </w:rPr>
          </w:rPrChange>
        </w:rPr>
        <w:t xml:space="preserve"> eCommerce behavior data from multi category store (REES46).</w:t>
      </w:r>
    </w:p>
    <w:p w14:paraId="45DD25F9" w14:textId="77777777" w:rsidR="00BE425F" w:rsidRPr="00BE425F" w:rsidRDefault="00000000" w:rsidP="00BE425F">
      <w:pPr>
        <w:numPr>
          <w:ilvl w:val="0"/>
          <w:numId w:val="10"/>
        </w:numPr>
        <w:spacing w:line="360" w:lineRule="auto"/>
        <w:ind w:left="0" w:firstLine="720"/>
        <w:rPr>
          <w:lang w:val="es-ES"/>
          <w:rPrChange w:id="158" w:author="Sara Martinez Rendon" w:date="2026-05-03T18:48:00Z">
            <w:rPr>
              <w:rFonts w:asciiTheme="minorHAnsi" w:hAnsiTheme="minorHAnsi" w:cstheme="minorBidi"/>
              <w:sz w:val="22"/>
              <w:szCs w:val="22"/>
              <w:lang w:val="es-ES"/>
            </w:rPr>
          </w:rPrChange>
        </w:rPr>
        <w:pPrChange w:id="159" w:author="Sara Martinez Rendon" w:date="2026-05-03T18:56:00Z">
          <w:pPr>
            <w:numPr>
              <w:numId w:val="10"/>
            </w:numPr>
            <w:tabs>
              <w:tab w:val="num" w:pos="720"/>
            </w:tabs>
            <w:spacing w:line="360" w:lineRule="auto"/>
            <w:ind w:left="720" w:hanging="360"/>
          </w:pPr>
        </w:pPrChange>
      </w:pPr>
      <w:r>
        <w:rPr>
          <w:b/>
          <w:bCs/>
          <w:rPrChange w:id="160" w:author="Sara Martinez Rendon" w:date="2026-05-03T18:48:00Z">
            <w:rPr>
              <w:rFonts w:asciiTheme="minorHAnsi" w:hAnsiTheme="minorHAnsi" w:cstheme="minorBidi"/>
              <w:b/>
              <w:bCs/>
              <w:sz w:val="22"/>
              <w:szCs w:val="22"/>
            </w:rPr>
          </w:rPrChange>
        </w:rPr>
        <w:t>Origen y Fuente:</w:t>
      </w:r>
      <w:r>
        <w:rPr>
          <w:rPrChange w:id="161" w:author="Sara Martinez Rendon" w:date="2026-05-03T18:48:00Z">
            <w:rPr>
              <w:rFonts w:asciiTheme="minorHAnsi" w:hAnsiTheme="minorHAnsi" w:cstheme="minorBidi"/>
              <w:sz w:val="22"/>
              <w:szCs w:val="22"/>
            </w:rPr>
          </w:rPrChange>
        </w:rPr>
        <w:t xml:space="preserve"> Michael Kechinov, CTO de la plataforma de personalización REES46. Publicado originalmente en Kaggle (Kechinov, 2020).</w:t>
      </w:r>
    </w:p>
    <w:p w14:paraId="45DD25FA" w14:textId="77777777" w:rsidR="00BE425F" w:rsidRPr="00BE425F" w:rsidRDefault="00000000" w:rsidP="00BE425F">
      <w:pPr>
        <w:numPr>
          <w:ilvl w:val="0"/>
          <w:numId w:val="10"/>
        </w:numPr>
        <w:spacing w:line="360" w:lineRule="auto"/>
        <w:ind w:left="0" w:firstLine="720"/>
        <w:rPr>
          <w:lang w:val="es-ES"/>
          <w:rPrChange w:id="162" w:author="Sara Martinez Rendon" w:date="2026-05-03T18:48:00Z">
            <w:rPr>
              <w:rFonts w:asciiTheme="minorHAnsi" w:hAnsiTheme="minorHAnsi" w:cstheme="minorBidi"/>
              <w:sz w:val="22"/>
              <w:szCs w:val="22"/>
              <w:lang w:val="es-ES"/>
            </w:rPr>
          </w:rPrChange>
        </w:rPr>
        <w:pPrChange w:id="163" w:author="Sara Martinez Rendon" w:date="2026-05-03T18:56:00Z">
          <w:pPr>
            <w:numPr>
              <w:numId w:val="10"/>
            </w:numPr>
            <w:tabs>
              <w:tab w:val="num" w:pos="720"/>
            </w:tabs>
            <w:spacing w:line="360" w:lineRule="auto"/>
            <w:ind w:left="720" w:hanging="360"/>
          </w:pPr>
        </w:pPrChange>
      </w:pPr>
      <w:r>
        <w:rPr>
          <w:b/>
          <w:bCs/>
          <w:rPrChange w:id="164" w:author="Sara Martinez Rendon" w:date="2026-05-03T18:48:00Z">
            <w:rPr>
              <w:rFonts w:asciiTheme="minorHAnsi" w:hAnsiTheme="minorHAnsi" w:cstheme="minorBidi"/>
              <w:b/>
              <w:bCs/>
              <w:sz w:val="22"/>
              <w:szCs w:val="22"/>
            </w:rPr>
          </w:rPrChange>
        </w:rPr>
        <w:t>Naturaleza de los Datos:</w:t>
      </w:r>
      <w:r>
        <w:rPr>
          <w:rPrChange w:id="165" w:author="Sara Martinez Rendon" w:date="2026-05-03T18:48:00Z">
            <w:rPr>
              <w:rFonts w:asciiTheme="minorHAnsi" w:hAnsiTheme="minorHAnsi" w:cstheme="minorBidi"/>
              <w:sz w:val="22"/>
              <w:szCs w:val="22"/>
            </w:rPr>
          </w:rPrChange>
        </w:rPr>
        <w:t xml:space="preserve"> Logs de comportamiento en tiempo real (</w:t>
      </w:r>
      <w:r>
        <w:rPr>
          <w:i/>
          <w:iCs/>
          <w:rPrChange w:id="166" w:author="Sara Martinez Rendon" w:date="2026-05-03T18:48:00Z">
            <w:rPr>
              <w:rFonts w:asciiTheme="minorHAnsi" w:hAnsiTheme="minorHAnsi" w:cstheme="minorBidi"/>
              <w:i/>
              <w:iCs/>
              <w:sz w:val="22"/>
              <w:szCs w:val="22"/>
            </w:rPr>
          </w:rPrChange>
        </w:rPr>
        <w:t>clickstream</w:t>
      </w:r>
      <w:r>
        <w:rPr>
          <w:rPrChange w:id="167" w:author="Sara Martinez Rendon" w:date="2026-05-03T18:48:00Z">
            <w:rPr>
              <w:rFonts w:asciiTheme="minorHAnsi" w:hAnsiTheme="minorHAnsi" w:cstheme="minorBidi"/>
              <w:sz w:val="22"/>
              <w:szCs w:val="22"/>
            </w:rPr>
          </w:rPrChange>
        </w:rPr>
        <w:t>) de una tienda multi-categoría masiva. No son datos sintéticos, sino registros de interacciones reales de usuarios anonimizados.</w:t>
      </w:r>
    </w:p>
    <w:p w14:paraId="45DD25FB" w14:textId="77777777" w:rsidR="00BE425F" w:rsidRPr="00BE425F" w:rsidRDefault="00000000" w:rsidP="00BE425F">
      <w:pPr>
        <w:numPr>
          <w:ilvl w:val="0"/>
          <w:numId w:val="10"/>
        </w:numPr>
        <w:spacing w:line="360" w:lineRule="auto"/>
        <w:ind w:left="0" w:firstLine="720"/>
        <w:rPr>
          <w:lang w:val="es-ES"/>
          <w:rPrChange w:id="168" w:author="Sara Martinez Rendon" w:date="2026-05-03T18:48:00Z">
            <w:rPr>
              <w:rFonts w:asciiTheme="minorHAnsi" w:hAnsiTheme="minorHAnsi" w:cstheme="minorBidi"/>
              <w:sz w:val="22"/>
              <w:szCs w:val="22"/>
              <w:lang w:val="es-ES"/>
            </w:rPr>
          </w:rPrChange>
        </w:rPr>
        <w:pPrChange w:id="169" w:author="Sara Martinez Rendon" w:date="2026-05-03T18:56:00Z">
          <w:pPr>
            <w:numPr>
              <w:numId w:val="10"/>
            </w:numPr>
            <w:tabs>
              <w:tab w:val="num" w:pos="720"/>
            </w:tabs>
            <w:spacing w:line="360" w:lineRule="auto"/>
            <w:ind w:left="720" w:hanging="360"/>
          </w:pPr>
        </w:pPrChange>
      </w:pPr>
      <w:r>
        <w:rPr>
          <w:b/>
          <w:bCs/>
          <w:rPrChange w:id="170" w:author="Sara Martinez Rendon" w:date="2026-05-03T18:48:00Z">
            <w:rPr>
              <w:rFonts w:asciiTheme="minorHAnsi" w:hAnsiTheme="minorHAnsi" w:cstheme="minorBidi"/>
              <w:b/>
              <w:bCs/>
              <w:sz w:val="22"/>
              <w:szCs w:val="22"/>
            </w:rPr>
          </w:rPrChange>
        </w:rPr>
        <w:t>Volumen y Formato:</w:t>
      </w:r>
    </w:p>
    <w:p w14:paraId="45DD25FC" w14:textId="77777777" w:rsidR="00BE425F" w:rsidRPr="00BE425F" w:rsidRDefault="00000000" w:rsidP="00BE425F">
      <w:pPr>
        <w:pStyle w:val="Prrafodelista"/>
        <w:numPr>
          <w:ilvl w:val="1"/>
          <w:numId w:val="10"/>
        </w:numPr>
        <w:spacing w:line="360" w:lineRule="auto"/>
        <w:ind w:left="0" w:firstLine="720"/>
        <w:contextualSpacing w:val="0"/>
        <w:rPr>
          <w:sz w:val="24"/>
          <w:szCs w:val="24"/>
          <w:lang w:val="es-ES" w:eastAsia="en-US"/>
          <w:rPrChange w:id="171" w:author="Sara Martinez Rendon" w:date="2026-05-03T18:48:00Z">
            <w:rPr>
              <w:rFonts w:asciiTheme="minorHAnsi" w:hAnsiTheme="minorHAnsi" w:cstheme="minorBidi"/>
              <w:sz w:val="22"/>
              <w:szCs w:val="22"/>
              <w:lang w:val="es-ES" w:eastAsia="en-US"/>
            </w:rPr>
          </w:rPrChange>
        </w:rPr>
        <w:pPrChange w:id="172" w:author="Sara Martinez Rendon" w:date="2026-05-03T18:56:00Z">
          <w:pPr>
            <w:pStyle w:val="Prrafodelista"/>
            <w:numPr>
              <w:ilvl w:val="1"/>
              <w:numId w:val="10"/>
            </w:numPr>
            <w:tabs>
              <w:tab w:val="num" w:pos="1440"/>
            </w:tabs>
            <w:ind w:left="1440" w:hanging="360"/>
            <w:contextualSpacing w:val="0"/>
          </w:pPr>
        </w:pPrChange>
      </w:pPr>
      <w:r>
        <w:rPr>
          <w:b/>
          <w:bCs/>
          <w:sz w:val="24"/>
          <w:szCs w:val="24"/>
          <w:rPrChange w:id="173" w:author="Sara Martinez Rendon" w:date="2026-05-03T18:48:00Z">
            <w:rPr>
              <w:rFonts w:asciiTheme="minorHAnsi" w:hAnsiTheme="minorHAnsi" w:cstheme="minorBidi"/>
              <w:b/>
              <w:bCs/>
              <w:sz w:val="22"/>
              <w:szCs w:val="22"/>
            </w:rPr>
          </w:rPrChange>
        </w:rPr>
        <w:t>Tamaño</w:t>
      </w:r>
      <w:r>
        <w:rPr>
          <w:sz w:val="24"/>
          <w:szCs w:val="24"/>
          <w:rPrChange w:id="174" w:author="Sara Martinez Rendon" w:date="2026-05-03T18:48:00Z">
            <w:rPr>
              <w:rFonts w:asciiTheme="minorHAnsi" w:hAnsiTheme="minorHAnsi" w:cstheme="minorBidi"/>
              <w:sz w:val="22"/>
              <w:szCs w:val="22"/>
            </w:rPr>
          </w:rPrChange>
        </w:rPr>
        <w:t>: 2 archivos nombrados “2019-Nov.csv” y “2019-Oct.csv”, con un tamaño 9GB y 5.7GB, respectivamente (aprox. 40 a 60 millones de eventos por mes).</w:t>
      </w:r>
    </w:p>
    <w:p w14:paraId="45DD25FD" w14:textId="77777777" w:rsidR="00BE425F" w:rsidRPr="00BE425F" w:rsidRDefault="00000000" w:rsidP="00BE425F">
      <w:pPr>
        <w:numPr>
          <w:ilvl w:val="1"/>
          <w:numId w:val="10"/>
        </w:numPr>
        <w:spacing w:line="360" w:lineRule="auto"/>
        <w:ind w:left="0" w:firstLine="720"/>
        <w:rPr>
          <w:lang w:val="es-ES"/>
          <w:rPrChange w:id="175" w:author="Sara Martinez Rendon" w:date="2026-05-03T18:48:00Z">
            <w:rPr>
              <w:rFonts w:asciiTheme="minorHAnsi" w:hAnsiTheme="minorHAnsi" w:cstheme="minorBidi"/>
              <w:sz w:val="22"/>
              <w:szCs w:val="22"/>
              <w:lang w:val="es-ES"/>
            </w:rPr>
          </w:rPrChange>
        </w:rPr>
        <w:pPrChange w:id="176" w:author="Sara Martinez Rendon" w:date="2026-05-03T18:56:00Z">
          <w:pPr>
            <w:numPr>
              <w:ilvl w:val="1"/>
              <w:numId w:val="10"/>
            </w:numPr>
            <w:tabs>
              <w:tab w:val="num" w:pos="1440"/>
            </w:tabs>
            <w:spacing w:line="360" w:lineRule="auto"/>
            <w:ind w:left="1440" w:hanging="360"/>
          </w:pPr>
        </w:pPrChange>
      </w:pPr>
      <w:r>
        <w:rPr>
          <w:b/>
          <w:bCs/>
          <w:rPrChange w:id="177" w:author="Sara Martinez Rendon" w:date="2026-05-03T18:48:00Z">
            <w:rPr>
              <w:rFonts w:asciiTheme="minorHAnsi" w:hAnsiTheme="minorHAnsi" w:cstheme="minorBidi"/>
              <w:b/>
              <w:bCs/>
              <w:sz w:val="22"/>
              <w:szCs w:val="22"/>
            </w:rPr>
          </w:rPrChange>
        </w:rPr>
        <w:t>Formato original:</w:t>
      </w:r>
      <w:r>
        <w:rPr>
          <w:rPrChange w:id="178" w:author="Sara Martinez Rendon" w:date="2026-05-03T18:48:00Z">
            <w:rPr>
              <w:rFonts w:asciiTheme="minorHAnsi" w:hAnsiTheme="minorHAnsi" w:cstheme="minorBidi"/>
              <w:sz w:val="22"/>
              <w:szCs w:val="22"/>
            </w:rPr>
          </w:rPrChange>
        </w:rPr>
        <w:t xml:space="preserve"> CSV (será transformado a Parquet para optimización en Spark).</w:t>
      </w:r>
    </w:p>
    <w:p w14:paraId="45DD25FE" w14:textId="77777777" w:rsidR="00BE425F" w:rsidRPr="00BE425F" w:rsidRDefault="00000000" w:rsidP="00BE425F">
      <w:pPr>
        <w:numPr>
          <w:ilvl w:val="0"/>
          <w:numId w:val="10"/>
        </w:numPr>
        <w:spacing w:line="360" w:lineRule="auto"/>
        <w:ind w:left="0" w:firstLine="720"/>
        <w:rPr>
          <w:lang w:val="es-ES"/>
          <w:rPrChange w:id="179" w:author="Sara Martinez Rendon" w:date="2026-05-03T18:48:00Z">
            <w:rPr>
              <w:rFonts w:asciiTheme="minorHAnsi" w:hAnsiTheme="minorHAnsi" w:cstheme="minorBidi"/>
              <w:sz w:val="22"/>
              <w:szCs w:val="22"/>
              <w:lang w:val="es-ES"/>
            </w:rPr>
          </w:rPrChange>
        </w:rPr>
        <w:pPrChange w:id="180" w:author="Sara Martinez Rendon" w:date="2026-05-03T18:56:00Z">
          <w:pPr>
            <w:numPr>
              <w:numId w:val="10"/>
            </w:numPr>
            <w:tabs>
              <w:tab w:val="num" w:pos="720"/>
            </w:tabs>
            <w:spacing w:line="360" w:lineRule="auto"/>
            <w:ind w:left="720" w:hanging="360"/>
          </w:pPr>
        </w:pPrChange>
      </w:pPr>
      <w:r>
        <w:rPr>
          <w:b/>
          <w:bCs/>
          <w:rPrChange w:id="181" w:author="Sara Martinez Rendon" w:date="2026-05-03T18:48:00Z">
            <w:rPr>
              <w:rFonts w:asciiTheme="minorHAnsi" w:hAnsiTheme="minorHAnsi" w:cstheme="minorBidi"/>
              <w:b/>
              <w:bCs/>
              <w:sz w:val="22"/>
              <w:szCs w:val="22"/>
            </w:rPr>
          </w:rPrChange>
        </w:rPr>
        <w:t>Variables:</w:t>
      </w:r>
    </w:p>
    <w:p w14:paraId="45DD25FF" w14:textId="77777777" w:rsidR="00BE425F" w:rsidRPr="00BE425F" w:rsidRDefault="00000000" w:rsidP="00BE425F">
      <w:pPr>
        <w:numPr>
          <w:ilvl w:val="1"/>
          <w:numId w:val="10"/>
        </w:numPr>
        <w:spacing w:line="360" w:lineRule="auto"/>
        <w:ind w:left="0" w:firstLine="720"/>
        <w:rPr>
          <w:lang w:val="es-ES"/>
          <w:rPrChange w:id="182" w:author="Sara Martinez Rendon" w:date="2026-05-03T18:48:00Z">
            <w:rPr>
              <w:rFonts w:asciiTheme="minorHAnsi" w:hAnsiTheme="minorHAnsi" w:cstheme="minorBidi"/>
              <w:sz w:val="22"/>
              <w:szCs w:val="22"/>
              <w:lang w:val="es-ES"/>
            </w:rPr>
          </w:rPrChange>
        </w:rPr>
        <w:pPrChange w:id="183" w:author="Sara Martinez Rendon" w:date="2026-05-03T18:56:00Z">
          <w:pPr>
            <w:numPr>
              <w:ilvl w:val="1"/>
              <w:numId w:val="10"/>
            </w:numPr>
            <w:tabs>
              <w:tab w:val="num" w:pos="1440"/>
            </w:tabs>
            <w:spacing w:line="360" w:lineRule="auto"/>
            <w:ind w:left="1440" w:hanging="360"/>
          </w:pPr>
        </w:pPrChange>
      </w:pPr>
      <w:r>
        <w:rPr>
          <w:b/>
          <w:bCs/>
          <w:rPrChange w:id="184" w:author="Sara Martinez Rendon" w:date="2026-05-03T18:48:00Z">
            <w:rPr>
              <w:rFonts w:asciiTheme="minorHAnsi" w:hAnsiTheme="minorHAnsi" w:cstheme="minorBidi"/>
              <w:b/>
              <w:bCs/>
              <w:sz w:val="22"/>
              <w:szCs w:val="22"/>
            </w:rPr>
          </w:rPrChange>
        </w:rPr>
        <w:t>Temporales:</w:t>
      </w:r>
      <w:r>
        <w:rPr>
          <w:rPrChange w:id="185" w:author="Sara Martinez Rendon" w:date="2026-05-03T18:48:00Z">
            <w:rPr>
              <w:rFonts w:asciiTheme="minorHAnsi" w:hAnsiTheme="minorHAnsi" w:cstheme="minorBidi"/>
              <w:sz w:val="22"/>
              <w:szCs w:val="22"/>
            </w:rPr>
          </w:rPrChange>
        </w:rPr>
        <w:t xml:space="preserve"> event_time (timestamp del evento).</w:t>
      </w:r>
    </w:p>
    <w:p w14:paraId="45DD2600" w14:textId="77777777" w:rsidR="00BE425F" w:rsidRPr="00BE425F" w:rsidRDefault="00000000" w:rsidP="00BE425F">
      <w:pPr>
        <w:numPr>
          <w:ilvl w:val="1"/>
          <w:numId w:val="10"/>
        </w:numPr>
        <w:spacing w:line="360" w:lineRule="auto"/>
        <w:ind w:left="0" w:firstLine="720"/>
        <w:rPr>
          <w:lang w:val="en-US"/>
          <w:rPrChange w:id="186" w:author="Sara Martinez Rendon" w:date="2026-05-03T18:48:00Z">
            <w:rPr>
              <w:rFonts w:asciiTheme="minorHAnsi" w:hAnsiTheme="minorHAnsi" w:cstheme="minorBidi"/>
              <w:sz w:val="22"/>
              <w:szCs w:val="22"/>
              <w:lang w:val="en-US"/>
            </w:rPr>
          </w:rPrChange>
        </w:rPr>
        <w:pPrChange w:id="187" w:author="Sara Martinez Rendon" w:date="2026-05-03T18:56:00Z">
          <w:pPr>
            <w:numPr>
              <w:ilvl w:val="1"/>
              <w:numId w:val="10"/>
            </w:numPr>
            <w:tabs>
              <w:tab w:val="num" w:pos="1440"/>
            </w:tabs>
            <w:spacing w:line="360" w:lineRule="auto"/>
            <w:ind w:left="1440" w:hanging="360"/>
          </w:pPr>
        </w:pPrChange>
      </w:pPr>
      <w:r>
        <w:rPr>
          <w:b/>
          <w:bCs/>
          <w:lang w:val="en-US"/>
          <w:rPrChange w:id="188" w:author="Sara Martinez Rendon" w:date="2026-05-03T18:48:00Z">
            <w:rPr>
              <w:rFonts w:asciiTheme="minorHAnsi" w:hAnsiTheme="minorHAnsi" w:cstheme="minorBidi"/>
              <w:b/>
              <w:bCs/>
              <w:sz w:val="22"/>
              <w:szCs w:val="22"/>
              <w:lang w:val="en-US"/>
            </w:rPr>
          </w:rPrChange>
        </w:rPr>
        <w:t>Conductuales:</w:t>
      </w:r>
      <w:r>
        <w:rPr>
          <w:lang w:val="en-US"/>
          <w:rPrChange w:id="189" w:author="Sara Martinez Rendon" w:date="2026-05-03T18:48:00Z">
            <w:rPr>
              <w:rFonts w:asciiTheme="minorHAnsi" w:hAnsiTheme="minorHAnsi" w:cstheme="minorBidi"/>
              <w:sz w:val="22"/>
              <w:szCs w:val="22"/>
              <w:lang w:val="en-US"/>
            </w:rPr>
          </w:rPrChange>
        </w:rPr>
        <w:t xml:space="preserve"> event_type (view, cart, remove_from_cart, purchase).</w:t>
      </w:r>
    </w:p>
    <w:p w14:paraId="45DD2601" w14:textId="77777777" w:rsidR="00BE425F" w:rsidRPr="00BE425F" w:rsidRDefault="00000000" w:rsidP="00BE425F">
      <w:pPr>
        <w:numPr>
          <w:ilvl w:val="1"/>
          <w:numId w:val="10"/>
        </w:numPr>
        <w:spacing w:line="360" w:lineRule="auto"/>
        <w:ind w:left="0" w:firstLine="720"/>
        <w:rPr>
          <w:lang w:val="es-ES"/>
          <w:rPrChange w:id="190" w:author="Sara Martinez Rendon" w:date="2026-05-03T18:48:00Z">
            <w:rPr>
              <w:rFonts w:asciiTheme="minorHAnsi" w:hAnsiTheme="minorHAnsi" w:cstheme="minorBidi"/>
              <w:sz w:val="22"/>
              <w:szCs w:val="22"/>
              <w:lang w:val="es-ES"/>
            </w:rPr>
          </w:rPrChange>
        </w:rPr>
        <w:pPrChange w:id="191" w:author="Sara Martinez Rendon" w:date="2026-05-03T18:56:00Z">
          <w:pPr>
            <w:numPr>
              <w:ilvl w:val="1"/>
              <w:numId w:val="10"/>
            </w:numPr>
            <w:tabs>
              <w:tab w:val="num" w:pos="1440"/>
            </w:tabs>
            <w:spacing w:line="360" w:lineRule="auto"/>
            <w:ind w:left="1440" w:hanging="360"/>
          </w:pPr>
        </w:pPrChange>
      </w:pPr>
      <w:r>
        <w:rPr>
          <w:b/>
          <w:bCs/>
          <w:rPrChange w:id="192" w:author="Sara Martinez Rendon" w:date="2026-05-03T18:48:00Z">
            <w:rPr>
              <w:rFonts w:asciiTheme="minorHAnsi" w:hAnsiTheme="minorHAnsi" w:cstheme="minorBidi"/>
              <w:b/>
              <w:bCs/>
              <w:sz w:val="22"/>
              <w:szCs w:val="22"/>
            </w:rPr>
          </w:rPrChange>
        </w:rPr>
        <w:t>Del Producto:</w:t>
      </w:r>
      <w:r>
        <w:rPr>
          <w:rPrChange w:id="193" w:author="Sara Martinez Rendon" w:date="2026-05-03T18:48:00Z">
            <w:rPr>
              <w:rFonts w:asciiTheme="minorHAnsi" w:hAnsiTheme="minorHAnsi" w:cstheme="minorBidi"/>
              <w:sz w:val="22"/>
              <w:szCs w:val="22"/>
            </w:rPr>
          </w:rPrChange>
        </w:rPr>
        <w:t xml:space="preserve"> product_id, category_id, category_code (taxonomía del producto), brand, price.</w:t>
      </w:r>
    </w:p>
    <w:p w14:paraId="45DD2602" w14:textId="77777777" w:rsidR="00BE425F" w:rsidRPr="00BE425F" w:rsidRDefault="00000000" w:rsidP="00BE425F">
      <w:pPr>
        <w:numPr>
          <w:ilvl w:val="1"/>
          <w:numId w:val="10"/>
        </w:numPr>
        <w:spacing w:line="360" w:lineRule="auto"/>
        <w:ind w:left="0" w:firstLine="720"/>
        <w:rPr>
          <w:lang w:val="es-ES"/>
          <w:rPrChange w:id="194" w:author="Sara Martinez Rendon" w:date="2026-05-03T18:48:00Z">
            <w:rPr>
              <w:rFonts w:asciiTheme="minorHAnsi" w:hAnsiTheme="minorHAnsi" w:cstheme="minorBidi"/>
              <w:sz w:val="22"/>
              <w:szCs w:val="22"/>
              <w:lang w:val="es-ES"/>
            </w:rPr>
          </w:rPrChange>
        </w:rPr>
        <w:pPrChange w:id="195" w:author="Sara Martinez Rendon" w:date="2026-05-03T18:56:00Z">
          <w:pPr>
            <w:numPr>
              <w:ilvl w:val="1"/>
              <w:numId w:val="10"/>
            </w:numPr>
            <w:tabs>
              <w:tab w:val="num" w:pos="1440"/>
            </w:tabs>
            <w:spacing w:line="360" w:lineRule="auto"/>
            <w:ind w:left="1440" w:hanging="360"/>
          </w:pPr>
        </w:pPrChange>
      </w:pPr>
      <w:r>
        <w:rPr>
          <w:b/>
          <w:bCs/>
          <w:rPrChange w:id="196" w:author="Sara Martinez Rendon" w:date="2026-05-03T18:48:00Z">
            <w:rPr>
              <w:rFonts w:asciiTheme="minorHAnsi" w:hAnsiTheme="minorHAnsi" w:cstheme="minorBidi"/>
              <w:b/>
              <w:bCs/>
              <w:sz w:val="22"/>
              <w:szCs w:val="22"/>
            </w:rPr>
          </w:rPrChange>
        </w:rPr>
        <w:t>Del Usuario:</w:t>
      </w:r>
      <w:r>
        <w:rPr>
          <w:rPrChange w:id="197" w:author="Sara Martinez Rendon" w:date="2026-05-03T18:48:00Z">
            <w:rPr>
              <w:rFonts w:asciiTheme="minorHAnsi" w:hAnsiTheme="minorHAnsi" w:cstheme="minorBidi"/>
              <w:sz w:val="22"/>
              <w:szCs w:val="22"/>
            </w:rPr>
          </w:rPrChange>
        </w:rPr>
        <w:t xml:space="preserve"> user_id, user_session (ID único de la sesión de navegación).</w:t>
      </w:r>
    </w:p>
    <w:p w14:paraId="45DD2603" w14:textId="77777777" w:rsidR="00BE425F" w:rsidRPr="00BE425F" w:rsidRDefault="00000000" w:rsidP="00BE425F">
      <w:pPr>
        <w:numPr>
          <w:ilvl w:val="1"/>
          <w:numId w:val="10"/>
        </w:numPr>
        <w:spacing w:line="360" w:lineRule="auto"/>
        <w:ind w:left="0" w:firstLine="720"/>
        <w:rPr>
          <w:lang w:val="es-ES"/>
          <w:rPrChange w:id="198" w:author="Sara Martinez Rendon" w:date="2026-05-03T18:48:00Z">
            <w:rPr>
              <w:rFonts w:asciiTheme="minorHAnsi" w:hAnsiTheme="minorHAnsi" w:cstheme="minorBidi"/>
              <w:sz w:val="22"/>
              <w:szCs w:val="22"/>
              <w:lang w:val="es-ES"/>
            </w:rPr>
          </w:rPrChange>
        </w:rPr>
        <w:pPrChange w:id="199" w:author="Sara Martinez Rendon" w:date="2026-05-03T18:56:00Z">
          <w:pPr>
            <w:numPr>
              <w:ilvl w:val="1"/>
              <w:numId w:val="10"/>
            </w:numPr>
            <w:tabs>
              <w:tab w:val="num" w:pos="1440"/>
            </w:tabs>
            <w:spacing w:line="360" w:lineRule="auto"/>
            <w:ind w:left="1440" w:hanging="360"/>
          </w:pPr>
        </w:pPrChange>
      </w:pPr>
      <w:r>
        <w:rPr>
          <w:b/>
          <w:bCs/>
          <w:rPrChange w:id="200" w:author="Sara Martinez Rendon" w:date="2026-05-03T18:48:00Z">
            <w:rPr>
              <w:rFonts w:asciiTheme="minorHAnsi" w:hAnsiTheme="minorHAnsi" w:cstheme="minorBidi"/>
              <w:b/>
              <w:bCs/>
              <w:sz w:val="22"/>
              <w:szCs w:val="22"/>
            </w:rPr>
          </w:rPrChange>
        </w:rPr>
        <w:t>Total Variables:</w:t>
      </w:r>
      <w:r>
        <w:rPr>
          <w:rPrChange w:id="201" w:author="Sara Martinez Rendon" w:date="2026-05-03T18:48:00Z">
            <w:rPr>
              <w:rFonts w:asciiTheme="minorHAnsi" w:hAnsiTheme="minorHAnsi" w:cstheme="minorBidi"/>
              <w:sz w:val="22"/>
              <w:szCs w:val="22"/>
            </w:rPr>
          </w:rPrChange>
        </w:rPr>
        <w:t xml:space="preserve"> 9</w:t>
      </w:r>
    </w:p>
    <w:p w14:paraId="45DD2604" w14:textId="77777777" w:rsidR="00BE425F" w:rsidRPr="00BE425F" w:rsidRDefault="00BE425F" w:rsidP="00BE425F">
      <w:pPr>
        <w:spacing w:line="360" w:lineRule="auto"/>
        <w:ind w:firstLine="720"/>
        <w:rPr>
          <w:highlight w:val="green"/>
          <w:rPrChange w:id="202" w:author="Sara Martinez Rendon" w:date="2026-05-03T18:48:00Z">
            <w:rPr>
              <w:rFonts w:asciiTheme="minorHAnsi" w:hAnsiTheme="minorHAnsi" w:cstheme="minorBidi"/>
              <w:sz w:val="22"/>
              <w:szCs w:val="22"/>
              <w:highlight w:val="green"/>
            </w:rPr>
          </w:rPrChange>
        </w:rPr>
        <w:pPrChange w:id="203" w:author="Sara Martinez Rendon" w:date="2026-05-03T18:56:00Z">
          <w:pPr>
            <w:spacing w:line="360" w:lineRule="auto"/>
          </w:pPr>
        </w:pPrChange>
      </w:pPr>
    </w:p>
    <w:p w14:paraId="45DD2605" w14:textId="77777777" w:rsidR="00BE425F" w:rsidRPr="00BE425F" w:rsidRDefault="00000000" w:rsidP="00BE425F">
      <w:pPr>
        <w:numPr>
          <w:ilvl w:val="0"/>
          <w:numId w:val="10"/>
        </w:numPr>
        <w:spacing w:line="360" w:lineRule="auto"/>
        <w:ind w:left="0" w:firstLine="720"/>
        <w:rPr>
          <w:lang w:val="es-ES"/>
          <w:rPrChange w:id="204" w:author="Sara Martinez Rendon" w:date="2026-05-03T18:48:00Z">
            <w:rPr>
              <w:rFonts w:asciiTheme="minorHAnsi" w:hAnsiTheme="minorHAnsi" w:cstheme="minorBidi"/>
              <w:sz w:val="22"/>
              <w:szCs w:val="22"/>
              <w:lang w:val="es-ES"/>
            </w:rPr>
          </w:rPrChange>
        </w:rPr>
        <w:pPrChange w:id="205" w:author="Sara Martinez Rendon" w:date="2026-05-03T18:56:00Z">
          <w:pPr>
            <w:numPr>
              <w:numId w:val="10"/>
            </w:numPr>
            <w:tabs>
              <w:tab w:val="num" w:pos="720"/>
            </w:tabs>
            <w:spacing w:line="360" w:lineRule="auto"/>
            <w:ind w:left="720" w:hanging="360"/>
          </w:pPr>
        </w:pPrChange>
      </w:pPr>
      <w:r>
        <w:rPr>
          <w:b/>
          <w:bCs/>
          <w:rPrChange w:id="206" w:author="Sara Martinez Rendon" w:date="2026-05-03T18:48:00Z">
            <w:rPr>
              <w:rFonts w:asciiTheme="minorHAnsi" w:hAnsiTheme="minorHAnsi" w:cstheme="minorBidi"/>
              <w:b/>
              <w:bCs/>
              <w:sz w:val="22"/>
              <w:szCs w:val="22"/>
            </w:rPr>
          </w:rPrChange>
        </w:rPr>
        <w:t>Anonimización:</w:t>
      </w:r>
    </w:p>
    <w:p w14:paraId="45DD2606" w14:textId="77777777" w:rsidR="00BE425F" w:rsidRPr="00BE425F" w:rsidRDefault="00000000" w:rsidP="00BE425F">
      <w:pPr>
        <w:numPr>
          <w:ilvl w:val="1"/>
          <w:numId w:val="10"/>
        </w:numPr>
        <w:spacing w:line="360" w:lineRule="auto"/>
        <w:ind w:left="0" w:firstLine="720"/>
        <w:rPr>
          <w:rPrChange w:id="207" w:author="Sara Martinez Rendon" w:date="2026-05-03T18:48:00Z">
            <w:rPr>
              <w:rFonts w:asciiTheme="minorHAnsi" w:hAnsiTheme="minorHAnsi" w:cstheme="minorBidi"/>
              <w:sz w:val="22"/>
              <w:szCs w:val="22"/>
            </w:rPr>
          </w:rPrChange>
        </w:rPr>
        <w:pPrChange w:id="208" w:author="Sara Martinez Rendon" w:date="2026-05-03T18:56:00Z">
          <w:pPr>
            <w:numPr>
              <w:ilvl w:val="1"/>
              <w:numId w:val="10"/>
            </w:numPr>
            <w:tabs>
              <w:tab w:val="num" w:pos="1440"/>
            </w:tabs>
            <w:spacing w:line="360" w:lineRule="auto"/>
            <w:ind w:left="1440" w:hanging="360"/>
          </w:pPr>
        </w:pPrChange>
      </w:pPr>
      <w:r>
        <w:rPr>
          <w:rPrChange w:id="209" w:author="Sara Martinez Rendon" w:date="2026-05-03T18:48:00Z">
            <w:rPr>
              <w:rFonts w:asciiTheme="minorHAnsi" w:hAnsiTheme="minorHAnsi" w:cstheme="minorBidi"/>
              <w:sz w:val="22"/>
              <w:szCs w:val="22"/>
            </w:rPr>
          </w:rPrChange>
        </w:rPr>
        <w:t>SI</w:t>
      </w:r>
      <w:r>
        <w:rPr>
          <w:u w:val="single"/>
          <w:rPrChange w:id="210" w:author="Sara Martinez Rendon" w:date="2026-05-03T18:48:00Z">
            <w:rPr>
              <w:rFonts w:asciiTheme="minorHAnsi" w:hAnsiTheme="minorHAnsi" w:cstheme="minorBidi"/>
              <w:sz w:val="22"/>
              <w:szCs w:val="22"/>
              <w:u w:val="single"/>
            </w:rPr>
          </w:rPrChange>
        </w:rPr>
        <w:t xml:space="preserve">_X_ </w:t>
      </w:r>
      <w:r>
        <w:rPr>
          <w:rPrChange w:id="211" w:author="Sara Martinez Rendon" w:date="2026-05-03T18:48:00Z">
            <w:rPr>
              <w:rFonts w:asciiTheme="minorHAnsi" w:hAnsiTheme="minorHAnsi" w:cstheme="minorBidi"/>
              <w:sz w:val="22"/>
              <w:szCs w:val="22"/>
            </w:rPr>
          </w:rPrChange>
        </w:rPr>
        <w:t>| NO___</w:t>
      </w:r>
    </w:p>
    <w:p w14:paraId="45DD2607" w14:textId="77777777" w:rsidR="00BE425F" w:rsidRPr="00BE425F" w:rsidRDefault="00BE425F" w:rsidP="00BE425F">
      <w:pPr>
        <w:spacing w:line="360" w:lineRule="auto"/>
        <w:ind w:firstLine="720"/>
        <w:rPr>
          <w:lang w:val="es-ES"/>
          <w:rPrChange w:id="212" w:author="Sara Martinez Rendon" w:date="2026-05-03T18:48:00Z">
            <w:rPr>
              <w:rFonts w:asciiTheme="minorHAnsi" w:hAnsiTheme="minorHAnsi" w:cstheme="minorBidi"/>
              <w:sz w:val="22"/>
              <w:szCs w:val="22"/>
              <w:lang w:val="es-ES"/>
            </w:rPr>
          </w:rPrChange>
        </w:rPr>
        <w:pPrChange w:id="213" w:author="Sara Martinez Rendon" w:date="2026-05-03T18:56:00Z">
          <w:pPr>
            <w:spacing w:line="360" w:lineRule="auto"/>
          </w:pPr>
        </w:pPrChange>
      </w:pPr>
    </w:p>
    <w:p w14:paraId="45DD2608" w14:textId="77777777" w:rsidR="00BE425F" w:rsidRPr="00BE425F" w:rsidRDefault="00000000" w:rsidP="00BE425F">
      <w:pPr>
        <w:numPr>
          <w:ilvl w:val="0"/>
          <w:numId w:val="10"/>
        </w:numPr>
        <w:spacing w:line="360" w:lineRule="auto"/>
        <w:ind w:left="0" w:firstLine="720"/>
        <w:rPr>
          <w:lang w:val="es-ES"/>
          <w:rPrChange w:id="214" w:author="Sara Martinez Rendon" w:date="2026-05-03T18:48:00Z">
            <w:rPr>
              <w:rFonts w:asciiTheme="minorHAnsi" w:hAnsiTheme="minorHAnsi" w:cstheme="minorBidi"/>
              <w:sz w:val="22"/>
              <w:szCs w:val="22"/>
              <w:lang w:val="es-ES"/>
            </w:rPr>
          </w:rPrChange>
        </w:rPr>
        <w:pPrChange w:id="215" w:author="Sara Martinez Rendon" w:date="2026-05-03T18:56:00Z">
          <w:pPr>
            <w:numPr>
              <w:numId w:val="10"/>
            </w:numPr>
            <w:tabs>
              <w:tab w:val="num" w:pos="720"/>
            </w:tabs>
            <w:spacing w:line="360" w:lineRule="auto"/>
            <w:ind w:left="720" w:hanging="360"/>
          </w:pPr>
        </w:pPrChange>
      </w:pPr>
      <w:r>
        <w:rPr>
          <w:b/>
          <w:bCs/>
          <w:rPrChange w:id="216" w:author="Sara Martinez Rendon" w:date="2026-05-03T18:48:00Z">
            <w:rPr>
              <w:rFonts w:asciiTheme="minorHAnsi" w:hAnsiTheme="minorHAnsi" w:cstheme="minorBidi"/>
              <w:b/>
              <w:bCs/>
              <w:sz w:val="22"/>
              <w:szCs w:val="22"/>
            </w:rPr>
          </w:rPrChange>
        </w:rPr>
        <w:t>¿Esta base de datos es pública?</w:t>
      </w:r>
    </w:p>
    <w:p w14:paraId="45DD2609" w14:textId="77777777" w:rsidR="00BE425F" w:rsidRPr="00BE425F" w:rsidRDefault="00000000" w:rsidP="00BE425F">
      <w:pPr>
        <w:numPr>
          <w:ilvl w:val="1"/>
          <w:numId w:val="10"/>
        </w:numPr>
        <w:spacing w:line="360" w:lineRule="auto"/>
        <w:ind w:left="0" w:firstLine="720"/>
        <w:rPr>
          <w:rPrChange w:id="217" w:author="Sara Martinez Rendon" w:date="2026-05-03T18:48:00Z">
            <w:rPr>
              <w:rFonts w:asciiTheme="minorHAnsi" w:hAnsiTheme="minorHAnsi" w:cstheme="minorBidi"/>
              <w:sz w:val="22"/>
              <w:szCs w:val="22"/>
            </w:rPr>
          </w:rPrChange>
        </w:rPr>
        <w:pPrChange w:id="218" w:author="Sara Martinez Rendon" w:date="2026-05-03T18:56:00Z">
          <w:pPr>
            <w:numPr>
              <w:ilvl w:val="1"/>
              <w:numId w:val="10"/>
            </w:numPr>
            <w:tabs>
              <w:tab w:val="num" w:pos="1440"/>
            </w:tabs>
            <w:spacing w:line="360" w:lineRule="auto"/>
            <w:ind w:left="1440" w:hanging="360"/>
          </w:pPr>
        </w:pPrChange>
      </w:pPr>
      <w:r>
        <w:rPr>
          <w:rPrChange w:id="219" w:author="Sara Martinez Rendon" w:date="2026-05-03T18:48:00Z">
            <w:rPr>
              <w:rFonts w:asciiTheme="minorHAnsi" w:hAnsiTheme="minorHAnsi" w:cstheme="minorBidi"/>
              <w:sz w:val="22"/>
              <w:szCs w:val="22"/>
            </w:rPr>
          </w:rPrChange>
        </w:rPr>
        <w:t>SI</w:t>
      </w:r>
      <w:r>
        <w:rPr>
          <w:u w:val="single"/>
          <w:rPrChange w:id="220" w:author="Sara Martinez Rendon" w:date="2026-05-03T18:48:00Z">
            <w:rPr>
              <w:rFonts w:asciiTheme="minorHAnsi" w:hAnsiTheme="minorHAnsi" w:cstheme="minorBidi"/>
              <w:sz w:val="22"/>
              <w:szCs w:val="22"/>
              <w:u w:val="single"/>
            </w:rPr>
          </w:rPrChange>
        </w:rPr>
        <w:t xml:space="preserve">_X_ </w:t>
      </w:r>
      <w:r>
        <w:rPr>
          <w:rPrChange w:id="221" w:author="Sara Martinez Rendon" w:date="2026-05-03T18:48:00Z">
            <w:rPr>
              <w:rFonts w:asciiTheme="minorHAnsi" w:hAnsiTheme="minorHAnsi" w:cstheme="minorBidi"/>
              <w:sz w:val="22"/>
              <w:szCs w:val="22"/>
            </w:rPr>
          </w:rPrChange>
        </w:rPr>
        <w:t>| NO___</w:t>
      </w:r>
    </w:p>
    <w:p w14:paraId="45DD260A" w14:textId="77777777" w:rsidR="00BE425F" w:rsidRPr="00BE425F" w:rsidRDefault="00BE425F" w:rsidP="00BE425F">
      <w:pPr>
        <w:spacing w:line="360" w:lineRule="auto"/>
        <w:ind w:firstLine="720"/>
        <w:rPr>
          <w:b/>
          <w:bCs/>
          <w:rPrChange w:id="222" w:author="Sara Martinez Rendon" w:date="2026-05-03T18:48:00Z">
            <w:rPr>
              <w:rFonts w:asciiTheme="minorHAnsi" w:hAnsiTheme="minorHAnsi" w:cstheme="minorBidi"/>
              <w:b/>
              <w:bCs/>
              <w:sz w:val="28"/>
              <w:szCs w:val="28"/>
            </w:rPr>
          </w:rPrChange>
        </w:rPr>
        <w:pPrChange w:id="223" w:author="Sara Martinez Rendon" w:date="2026-05-03T18:56:00Z">
          <w:pPr/>
        </w:pPrChange>
      </w:pPr>
    </w:p>
    <w:p w14:paraId="45DD260B" w14:textId="77777777" w:rsidR="00BE425F" w:rsidRPr="00BE425F" w:rsidRDefault="00000000">
      <w:pPr>
        <w:rPr>
          <w:b/>
          <w:bCs/>
          <w:lang w:val="en-US"/>
          <w:rPrChange w:id="224" w:author="Sara Martinez Rendon" w:date="2026-05-03T18:48:00Z">
            <w:rPr>
              <w:rFonts w:asciiTheme="minorHAnsi" w:hAnsiTheme="minorHAnsi" w:cstheme="minorBidi"/>
              <w:b/>
              <w:bCs/>
              <w:sz w:val="28"/>
              <w:szCs w:val="28"/>
              <w:lang w:val="en-US"/>
            </w:rPr>
          </w:rPrChange>
        </w:rPr>
      </w:pPr>
      <w:r>
        <w:rPr>
          <w:b/>
          <w:bCs/>
          <w:rPrChange w:id="225" w:author="Sara Martinez Rendon" w:date="2026-05-03T18:48:00Z">
            <w:rPr>
              <w:rFonts w:asciiTheme="minorHAnsi" w:hAnsiTheme="minorHAnsi" w:cstheme="minorBidi"/>
              <w:b/>
              <w:bCs/>
              <w:sz w:val="28"/>
              <w:szCs w:val="28"/>
            </w:rPr>
          </w:rPrChange>
        </w:rPr>
        <w:lastRenderedPageBreak/>
        <w:t>Metodología a emplear</w:t>
      </w:r>
    </w:p>
    <w:p w14:paraId="45DD260C" w14:textId="77777777" w:rsidR="00BE425F" w:rsidRPr="00BE425F" w:rsidRDefault="00BE425F" w:rsidP="00BE425F">
      <w:pPr>
        <w:spacing w:line="360" w:lineRule="auto"/>
        <w:ind w:firstLine="720"/>
        <w:rPr>
          <w:highlight w:val="cyan"/>
          <w:rPrChange w:id="226" w:author="Sara Martinez Rendon" w:date="2026-05-03T18:48:00Z">
            <w:rPr>
              <w:rFonts w:asciiTheme="minorHAnsi" w:hAnsiTheme="minorHAnsi" w:cstheme="minorBidi"/>
              <w:sz w:val="22"/>
              <w:szCs w:val="22"/>
              <w:highlight w:val="cyan"/>
            </w:rPr>
          </w:rPrChange>
        </w:rPr>
        <w:pPrChange w:id="227" w:author="Sara Martinez Rendon" w:date="2026-05-03T18:56:00Z">
          <w:pPr/>
        </w:pPrChange>
      </w:pPr>
    </w:p>
    <w:p w14:paraId="45DD260D" w14:textId="77777777" w:rsidR="00BE425F" w:rsidRPr="00BE425F" w:rsidRDefault="00000000" w:rsidP="00BE425F">
      <w:pPr>
        <w:spacing w:line="360" w:lineRule="auto"/>
        <w:ind w:firstLine="720"/>
        <w:rPr>
          <w:del w:id="228" w:author="Sara Martinez Rendon" w:date="2026-05-03T19:07:00Z"/>
          <w:lang w:val="es-ES"/>
          <w:rPrChange w:id="229" w:author="Sara Martinez Rendon" w:date="2026-05-03T18:48:00Z">
            <w:rPr>
              <w:del w:id="230" w:author="Sara Martinez Rendon" w:date="2026-05-03T19:07:00Z"/>
              <w:rFonts w:asciiTheme="minorHAnsi" w:hAnsiTheme="minorHAnsi" w:cstheme="minorBidi"/>
              <w:sz w:val="22"/>
              <w:szCs w:val="22"/>
              <w:lang w:val="es-ES"/>
            </w:rPr>
          </w:rPrChange>
        </w:rPr>
        <w:pPrChange w:id="231" w:author="Sara Martinez Rendon" w:date="2026-05-03T18:56:00Z">
          <w:pPr/>
        </w:pPrChange>
      </w:pPr>
      <w:r>
        <w:rPr>
          <w:rPrChange w:id="232" w:author="Sara Martinez Rendon" w:date="2026-05-03T18:48:00Z">
            <w:rPr>
              <w:rFonts w:asciiTheme="minorHAnsi" w:hAnsiTheme="minorHAnsi" w:cstheme="minorBidi"/>
              <w:sz w:val="22"/>
              <w:szCs w:val="22"/>
            </w:rPr>
          </w:rPrChange>
        </w:rPr>
        <w:t>Para el desarrollo del presente proyecto se adoptará la metodología CRISP-DM (Cross-Industry Standard Process for Data Mining), dado su enfoque integral y su capacidad para estructurar proyectos de analítica avanzada en contextos de datos masivos y problemas de negocio complejos como la optimización de la conversión en e-commerce.</w:t>
      </w:r>
    </w:p>
    <w:p w14:paraId="45DD260E" w14:textId="77777777" w:rsidR="00BE425F" w:rsidRPr="00BE425F" w:rsidRDefault="00BE425F" w:rsidP="00BE425F">
      <w:pPr>
        <w:spacing w:line="360" w:lineRule="auto"/>
        <w:ind w:firstLine="720"/>
        <w:rPr>
          <w:rFonts w:eastAsia="Arial"/>
          <w:rPrChange w:id="233" w:author="Sara Martinez Rendon" w:date="2026-05-03T18:48:00Z">
            <w:rPr>
              <w:rFonts w:ascii="Arial" w:eastAsia="Arial" w:hAnsi="Arial" w:cs="Arial"/>
              <w:sz w:val="18"/>
              <w:szCs w:val="18"/>
            </w:rPr>
          </w:rPrChange>
        </w:rPr>
        <w:pPrChange w:id="234" w:author="Sara Martinez Rendon" w:date="2026-05-03T19:07:00Z">
          <w:pPr/>
        </w:pPrChange>
      </w:pPr>
    </w:p>
    <w:p w14:paraId="45DD260F" w14:textId="77777777" w:rsidR="00BE425F" w:rsidRDefault="00000000">
      <w:pPr>
        <w:keepNext/>
        <w:spacing w:before="240" w:after="240" w:line="360" w:lineRule="auto"/>
        <w:rPr>
          <w:del w:id="235" w:author="Sara Martinez Rendon" w:date="2026-05-03T18:43:00Z"/>
        </w:rPr>
      </w:pPr>
      <w:r>
        <w:rPr>
          <w:rPrChange w:id="236" w:author="Sara Martinez Rendon" w:date="2026-05-03T18:48:00Z">
            <w:rPr>
              <w:rFonts w:asciiTheme="minorHAnsi" w:hAnsiTheme="minorHAnsi" w:cstheme="minorBidi"/>
              <w:sz w:val="22"/>
              <w:szCs w:val="22"/>
            </w:rPr>
          </w:rPrChange>
        </w:rPr>
        <w:t>La metodología CRISP-DM constituye un estándar ampliamente adoptado en proyectos de analítica y ciencia de datos debido a su enfoque estructurado, iterativo y orientado al negocio. Este modelo organiza el desarrollo de soluciones analíticas en seis fases interrelacionadas: entendimiento del negocio, entendimiento de los datos, preparación de los datos, modelado, evaluación y despliegue. Su principal fortaleza radica en que no se limita a la construcción de modelos predictivos, sino que integra todo el ciclo de vida del proyecto, desde la definición del problema hasta la implementación de soluciones en entornos reales. En contextos de Big Data y Machine Learning, como el análisis de datos de comportamiento en e-commerce, CRISP-DM permite gestionar la complejidad de grandes volúmenes de información y asegurar que los modelos desarrollados generen valor tangible para la toma de decisiones.</w:t>
      </w:r>
    </w:p>
    <w:p w14:paraId="45DD2610" w14:textId="77777777" w:rsidR="00BE425F" w:rsidRPr="00BE425F" w:rsidRDefault="00BE425F" w:rsidP="00BE425F">
      <w:pPr>
        <w:spacing w:before="240" w:after="240" w:line="360" w:lineRule="auto"/>
        <w:ind w:firstLine="720"/>
        <w:rPr>
          <w:ins w:id="237" w:author="Sara Martinez Rendon" w:date="2026-05-03T18:43:00Z"/>
          <w:rFonts w:eastAsia="Arial"/>
          <w:rPrChange w:id="238" w:author="Sara Martinez Rendon" w:date="2026-05-03T18:48:00Z">
            <w:rPr>
              <w:ins w:id="239" w:author="Sara Martinez Rendon" w:date="2026-05-03T18:43:00Z"/>
              <w:rFonts w:asciiTheme="minorHAnsi" w:hAnsiTheme="minorHAnsi" w:cstheme="minorBidi"/>
              <w:sz w:val="22"/>
              <w:szCs w:val="22"/>
            </w:rPr>
          </w:rPrChange>
        </w:rPr>
        <w:pPrChange w:id="240" w:author="Sara Martinez Rendon" w:date="2026-05-03T18:56:00Z">
          <w:pPr>
            <w:spacing w:before="240" w:after="240" w:line="360" w:lineRule="auto"/>
            <w:ind w:firstLine="720"/>
            <w:jc w:val="center"/>
          </w:pPr>
        </w:pPrChange>
      </w:pPr>
    </w:p>
    <w:p w14:paraId="45DD2611" w14:textId="77777777" w:rsidR="00BE425F" w:rsidRDefault="00000000" w:rsidP="00BE425F">
      <w:pPr>
        <w:keepNext/>
        <w:spacing w:before="240" w:after="240" w:line="360" w:lineRule="auto"/>
        <w:jc w:val="center"/>
        <w:rPr>
          <w:ins w:id="241" w:author="Sara Martinez Rendon" w:date="2026-05-03T19:00:00Z"/>
        </w:rPr>
        <w:pPrChange w:id="242" w:author="Sara Martinez Rendon" w:date="2026-05-03T19:08:00Z">
          <w:pPr>
            <w:keepNext/>
            <w:spacing w:before="240" w:after="240" w:line="360" w:lineRule="auto"/>
            <w:ind w:firstLine="720"/>
            <w:jc w:val="center"/>
          </w:pPr>
        </w:pPrChange>
      </w:pPr>
      <w:r>
        <w:rPr>
          <w:noProof/>
        </w:rPr>
        <mc:AlternateContent>
          <mc:Choice Requires="wpg">
            <w:drawing>
              <wp:inline distT="0" distB="0" distL="0" distR="0" wp14:anchorId="45DD26C7" wp14:editId="45DD26C8">
                <wp:extent cx="2046607" cy="2050472"/>
                <wp:effectExtent l="0" t="0" r="0" b="6985"/>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18729" name="Picture 1176418729"/>
                        <pic:cNvPicPr>
                          <a:picLocks noChangeAspect="1"/>
                        </pic:cNvPicPr>
                      </pic:nvPicPr>
                      <pic:blipFill rotWithShape="1">
                        <a:blip r:embed="rId14"/>
                        <a:stretch/>
                      </pic:blipFill>
                      <pic:spPr bwMode="auto">
                        <a:xfrm>
                          <a:off x="0" y="0"/>
                          <a:ext cx="2075332" cy="207925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1.15pt;height:161.45pt;mso-wrap-distance-left:0.00pt;mso-wrap-distance-top:0.00pt;mso-wrap-distance-right:0.00pt;mso-wrap-distance-bottom:0.00pt;z-index:1;" stroked="false">
                <v:imagedata r:id="rId15" o:title=""/>
                <o:lock v:ext="edit" rotation="t"/>
              </v:shape>
            </w:pict>
          </mc:Fallback>
        </mc:AlternateContent>
      </w:r>
    </w:p>
    <w:p w14:paraId="45DD2612" w14:textId="77777777" w:rsidR="00BE425F" w:rsidRPr="0018406F" w:rsidRDefault="00000000" w:rsidP="00BE425F">
      <w:pPr>
        <w:pStyle w:val="Descripcin"/>
        <w:jc w:val="center"/>
        <w:rPr>
          <w:ins w:id="243" w:author="Sara Martinez Rendon" w:date="2026-05-03T19:00:00Z"/>
        </w:rPr>
        <w:pPrChange w:id="244" w:author="Sara Martinez Rendon" w:date="2026-05-03T19:12:00Z">
          <w:pPr>
            <w:spacing w:before="240" w:after="240" w:line="360" w:lineRule="auto"/>
            <w:ind w:firstLine="720"/>
            <w:jc w:val="center"/>
          </w:pPr>
        </w:pPrChange>
      </w:pPr>
      <w:ins w:id="245" w:author="Sara Martinez Rendon" w:date="2026-05-03T19:00:00Z">
        <w:r>
          <w:rPr>
            <w:color w:val="auto"/>
            <w:rPrChange w:id="246" w:author="Sara Martinez Rendon" w:date="2026-05-03T19:09:00Z">
              <w:rPr>
                <w:i/>
                <w:iCs/>
              </w:rPr>
            </w:rPrChange>
          </w:rPr>
          <w:t xml:space="preserve">Ilustración </w:t>
        </w:r>
        <w:r>
          <w:rPr>
            <w:color w:val="auto"/>
            <w:rPrChange w:id="247" w:author="Sara Martinez Rendon" w:date="2026-05-03T19:09:00Z">
              <w:rPr>
                <w:i/>
                <w:iCs/>
              </w:rPr>
            </w:rPrChange>
          </w:rPr>
          <w:fldChar w:fldCharType="begin"/>
        </w:r>
        <w:r>
          <w:rPr>
            <w:color w:val="auto"/>
            <w:rPrChange w:id="248" w:author="Sara Martinez Rendon" w:date="2026-05-03T19:09:00Z">
              <w:rPr>
                <w:i/>
                <w:iCs/>
              </w:rPr>
            </w:rPrChange>
          </w:rPr>
          <w:instrText xml:space="preserve"> SEQ Ilustración \* ARABIC </w:instrText>
        </w:r>
      </w:ins>
      <w:r>
        <w:rPr>
          <w:color w:val="auto"/>
          <w:rPrChange w:id="249" w:author="Sara Martinez Rendon" w:date="2026-05-03T19:09:00Z">
            <w:rPr>
              <w:i/>
              <w:iCs/>
            </w:rPr>
          </w:rPrChange>
        </w:rPr>
        <w:fldChar w:fldCharType="separate"/>
      </w:r>
      <w:ins w:id="250" w:author="Sara Martinez Rendon" w:date="2026-05-03T19:11:00Z">
        <w:r>
          <w:rPr>
            <w:color w:val="auto"/>
          </w:rPr>
          <w:t>1</w:t>
        </w:r>
      </w:ins>
      <w:ins w:id="251" w:author="Sara Martinez Rendon" w:date="2026-05-03T19:00:00Z">
        <w:r>
          <w:rPr>
            <w:color w:val="auto"/>
            <w:rPrChange w:id="252" w:author="Sara Martinez Rendon" w:date="2026-05-03T19:09:00Z">
              <w:rPr>
                <w:i/>
                <w:iCs/>
              </w:rPr>
            </w:rPrChange>
          </w:rPr>
          <w:fldChar w:fldCharType="end"/>
        </w:r>
        <w:r>
          <w:rPr>
            <w:color w:val="auto"/>
            <w:rPrChange w:id="253" w:author="Sara Martinez Rendon" w:date="2026-05-03T19:09:00Z">
              <w:rPr>
                <w:i/>
                <w:iCs/>
              </w:rPr>
            </w:rPrChange>
          </w:rPr>
          <w:t>. Flujo CRISP-DM</w:t>
        </w:r>
      </w:ins>
    </w:p>
    <w:p w14:paraId="45DD2613" w14:textId="77777777" w:rsidR="00BE425F" w:rsidRPr="00BE425F" w:rsidRDefault="00BE425F" w:rsidP="00BE425F">
      <w:pPr>
        <w:pStyle w:val="Descripcin"/>
        <w:jc w:val="center"/>
        <w:rPr>
          <w:del w:id="254" w:author="Sara Martinez Rendon" w:date="2026-05-03T19:00:00Z"/>
          <w:rFonts w:eastAsia="Arial"/>
          <w:sz w:val="24"/>
          <w:szCs w:val="24"/>
          <w:lang w:val="es-ES"/>
          <w:rPrChange w:id="255" w:author="Sara Martinez Rendon" w:date="2026-05-03T18:48:00Z">
            <w:rPr>
              <w:del w:id="256" w:author="Sara Martinez Rendon" w:date="2026-05-03T19:00:00Z"/>
              <w:rFonts w:ascii="Arial" w:eastAsia="Arial" w:hAnsi="Arial" w:cs="Arial"/>
              <w:sz w:val="20"/>
              <w:szCs w:val="20"/>
              <w:lang w:val="es-ES"/>
            </w:rPr>
          </w:rPrChange>
        </w:rPr>
        <w:pPrChange w:id="257" w:author="Sara Martinez Rendon" w:date="2026-05-03T19:00:00Z">
          <w:pPr>
            <w:spacing w:before="240" w:after="240"/>
          </w:pPr>
        </w:pPrChange>
      </w:pPr>
    </w:p>
    <w:p w14:paraId="45DD2614" w14:textId="77777777" w:rsidR="00BE425F" w:rsidRPr="00BE425F" w:rsidRDefault="00BE425F" w:rsidP="00BE425F">
      <w:pPr>
        <w:spacing w:line="360" w:lineRule="auto"/>
        <w:ind w:firstLine="720"/>
        <w:rPr>
          <w:del w:id="258" w:author="Sara Martinez Rendon" w:date="2026-05-03T18:43:00Z"/>
          <w:highlight w:val="cyan"/>
          <w:lang w:val="es-ES"/>
          <w:rPrChange w:id="259" w:author="Sara Martinez Rendon" w:date="2026-05-03T18:48:00Z">
            <w:rPr>
              <w:del w:id="260" w:author="Sara Martinez Rendon" w:date="2026-05-03T18:43:00Z"/>
              <w:rFonts w:asciiTheme="minorHAnsi" w:hAnsiTheme="minorHAnsi" w:cstheme="minorBidi"/>
              <w:sz w:val="22"/>
              <w:szCs w:val="22"/>
              <w:highlight w:val="cyan"/>
              <w:lang w:val="es-ES"/>
            </w:rPr>
          </w:rPrChange>
        </w:rPr>
        <w:pPrChange w:id="261" w:author="Sara Martinez Rendon" w:date="2026-05-03T18:56:00Z">
          <w:pPr/>
        </w:pPrChange>
      </w:pPr>
    </w:p>
    <w:p w14:paraId="45DD2615" w14:textId="77777777" w:rsidR="00BE425F" w:rsidRPr="00BE425F" w:rsidRDefault="00000000" w:rsidP="00BE425F">
      <w:pPr>
        <w:spacing w:line="360" w:lineRule="auto"/>
        <w:ind w:firstLine="720"/>
        <w:rPr>
          <w:rFonts w:eastAsia="Arial"/>
          <w:rPrChange w:id="262" w:author="Sara Martinez Rendon" w:date="2026-05-03T18:48:00Z">
            <w:rPr>
              <w:rFonts w:asciiTheme="minorHAnsi" w:eastAsia="Arial" w:hAnsiTheme="minorHAnsi" w:cstheme="minorBidi"/>
              <w:sz w:val="22"/>
              <w:szCs w:val="22"/>
            </w:rPr>
          </w:rPrChange>
        </w:rPr>
        <w:pPrChange w:id="263" w:author="Sara Martinez Rendon" w:date="2026-05-03T18:56:00Z">
          <w:pPr/>
        </w:pPrChange>
      </w:pPr>
      <w:r>
        <w:rPr>
          <w:rPrChange w:id="264" w:author="Sara Martinez Rendon" w:date="2026-05-03T18:48:00Z">
            <w:rPr>
              <w:rFonts w:asciiTheme="minorHAnsi" w:hAnsiTheme="minorHAnsi" w:cstheme="minorBidi"/>
              <w:sz w:val="22"/>
              <w:szCs w:val="22"/>
            </w:rPr>
          </w:rPrChange>
        </w:rPr>
        <w:t>De esta manera, el flujo de trabajo se ejecutará a través de las siguientes fases:</w:t>
      </w:r>
    </w:p>
    <w:p w14:paraId="45DD2616" w14:textId="77777777" w:rsidR="00BE425F" w:rsidRPr="00BE425F" w:rsidRDefault="00BE425F" w:rsidP="00BE425F">
      <w:pPr>
        <w:spacing w:line="360" w:lineRule="auto"/>
        <w:ind w:firstLine="720"/>
        <w:rPr>
          <w:rFonts w:eastAsia="Calibri"/>
          <w:rPrChange w:id="265" w:author="Sara Martinez Rendon" w:date="2026-05-03T18:48:00Z">
            <w:rPr>
              <w:rFonts w:asciiTheme="minorHAnsi" w:eastAsia="Calibri" w:hAnsiTheme="minorHAnsi" w:cstheme="minorBidi"/>
              <w:sz w:val="22"/>
              <w:szCs w:val="22"/>
            </w:rPr>
          </w:rPrChange>
        </w:rPr>
        <w:pPrChange w:id="266" w:author="Sara Martinez Rendon" w:date="2026-05-03T18:56:00Z">
          <w:pPr/>
        </w:pPrChange>
      </w:pPr>
    </w:p>
    <w:p w14:paraId="45DD2617" w14:textId="77777777" w:rsidR="00BE425F" w:rsidRPr="00BE425F" w:rsidRDefault="00000000" w:rsidP="00BE425F">
      <w:pPr>
        <w:pStyle w:val="Prrafodelista"/>
        <w:numPr>
          <w:ilvl w:val="0"/>
          <w:numId w:val="6"/>
        </w:numPr>
        <w:spacing w:line="360" w:lineRule="auto"/>
        <w:ind w:left="0" w:firstLine="720"/>
        <w:contextualSpacing w:val="0"/>
        <w:rPr>
          <w:sz w:val="24"/>
          <w:szCs w:val="24"/>
          <w:lang w:val="es-ES"/>
          <w:rPrChange w:id="267" w:author="Sara Martinez Rendon" w:date="2026-05-03T18:48:00Z">
            <w:rPr>
              <w:rFonts w:asciiTheme="minorHAnsi" w:hAnsiTheme="minorHAnsi" w:cstheme="minorBidi"/>
              <w:sz w:val="22"/>
              <w:szCs w:val="22"/>
              <w:lang w:val="es-ES"/>
            </w:rPr>
          </w:rPrChange>
        </w:rPr>
        <w:pPrChange w:id="268" w:author="Sara Martinez Rendon" w:date="2026-05-03T18:56:00Z">
          <w:pPr>
            <w:pStyle w:val="Prrafodelista"/>
            <w:numPr>
              <w:numId w:val="6"/>
            </w:numPr>
            <w:ind w:hanging="360"/>
            <w:contextualSpacing w:val="0"/>
          </w:pPr>
        </w:pPrChange>
      </w:pPr>
      <w:r>
        <w:rPr>
          <w:b/>
          <w:bCs/>
          <w:sz w:val="24"/>
          <w:szCs w:val="24"/>
          <w:rPrChange w:id="269" w:author="Sara Martinez Rendon" w:date="2026-05-03T18:48:00Z">
            <w:rPr>
              <w:rFonts w:asciiTheme="minorHAnsi" w:hAnsiTheme="minorHAnsi" w:cstheme="minorBidi"/>
              <w:b/>
              <w:bCs/>
              <w:sz w:val="22"/>
              <w:szCs w:val="22"/>
            </w:rPr>
          </w:rPrChange>
        </w:rPr>
        <w:t>Entendimiento del negocio:</w:t>
      </w:r>
      <w:r>
        <w:rPr>
          <w:sz w:val="24"/>
          <w:szCs w:val="24"/>
          <w:rPrChange w:id="270" w:author="Sara Martinez Rendon" w:date="2026-05-03T18:48:00Z">
            <w:rPr>
              <w:rFonts w:asciiTheme="minorHAnsi" w:hAnsiTheme="minorHAnsi" w:cstheme="minorBidi"/>
              <w:sz w:val="22"/>
              <w:szCs w:val="22"/>
            </w:rPr>
          </w:rPrChange>
        </w:rPr>
        <w:t xml:space="preserve"> en esta fase se traduce el reto de la baja conversión (1%–3%) en un objetivo analítico cuantificable. Se definen los KPIs de éxito: incremento del GMV (Gross Merchandise Value) y optimización del ROI de marketing. La meta principal es validar la hipótesis de que un modelo de propensión incremental (Uplift) permite una asignación de incentivos más eficiente que una estrategia genérica.</w:t>
      </w:r>
    </w:p>
    <w:p w14:paraId="45DD2618" w14:textId="77777777" w:rsidR="00BE425F" w:rsidRPr="00BE425F" w:rsidRDefault="00BE425F" w:rsidP="00BE425F">
      <w:pPr>
        <w:pStyle w:val="Prrafodelista"/>
        <w:spacing w:line="360" w:lineRule="auto"/>
        <w:ind w:left="0" w:firstLine="720"/>
        <w:contextualSpacing w:val="0"/>
        <w:rPr>
          <w:sz w:val="24"/>
          <w:szCs w:val="24"/>
          <w:lang w:val="es-ES"/>
          <w:rPrChange w:id="271" w:author="Sara Martinez Rendon" w:date="2026-05-03T18:48:00Z">
            <w:rPr>
              <w:rFonts w:asciiTheme="minorHAnsi" w:hAnsiTheme="minorHAnsi" w:cstheme="minorBidi"/>
              <w:sz w:val="22"/>
              <w:szCs w:val="22"/>
              <w:lang w:val="es-ES"/>
            </w:rPr>
          </w:rPrChange>
        </w:rPr>
        <w:pPrChange w:id="272" w:author="Sara Martinez Rendon" w:date="2026-05-03T18:56:00Z">
          <w:pPr>
            <w:pStyle w:val="Prrafodelista"/>
            <w:contextualSpacing w:val="0"/>
          </w:pPr>
        </w:pPrChange>
      </w:pPr>
    </w:p>
    <w:p w14:paraId="45DD2619" w14:textId="77777777" w:rsidR="00BE425F" w:rsidRPr="00BE425F" w:rsidRDefault="00000000" w:rsidP="00BE425F">
      <w:pPr>
        <w:pStyle w:val="Prrafodelista"/>
        <w:numPr>
          <w:ilvl w:val="0"/>
          <w:numId w:val="6"/>
        </w:numPr>
        <w:spacing w:line="360" w:lineRule="auto"/>
        <w:ind w:left="0" w:firstLine="720"/>
        <w:contextualSpacing w:val="0"/>
        <w:rPr>
          <w:sz w:val="24"/>
          <w:szCs w:val="24"/>
          <w:lang w:val="es-ES"/>
          <w:rPrChange w:id="273" w:author="Sara Martinez Rendon" w:date="2026-05-03T18:48:00Z">
            <w:rPr>
              <w:rFonts w:asciiTheme="minorHAnsi" w:hAnsiTheme="minorHAnsi" w:cstheme="minorBidi"/>
              <w:sz w:val="22"/>
              <w:szCs w:val="22"/>
              <w:lang w:val="es-ES"/>
            </w:rPr>
          </w:rPrChange>
        </w:rPr>
        <w:pPrChange w:id="274" w:author="Sara Martinez Rendon" w:date="2026-05-03T18:56:00Z">
          <w:pPr>
            <w:pStyle w:val="Prrafodelista"/>
            <w:numPr>
              <w:numId w:val="6"/>
            </w:numPr>
            <w:ind w:hanging="360"/>
            <w:contextualSpacing w:val="0"/>
          </w:pPr>
        </w:pPrChange>
      </w:pPr>
      <w:r>
        <w:rPr>
          <w:b/>
          <w:bCs/>
          <w:sz w:val="24"/>
          <w:szCs w:val="24"/>
          <w:rPrChange w:id="275" w:author="Sara Martinez Rendon" w:date="2026-05-03T18:48:00Z">
            <w:rPr>
              <w:rFonts w:asciiTheme="minorHAnsi" w:hAnsiTheme="minorHAnsi" w:cstheme="minorBidi"/>
              <w:b/>
              <w:bCs/>
              <w:sz w:val="22"/>
              <w:szCs w:val="22"/>
            </w:rPr>
          </w:rPrChange>
        </w:rPr>
        <w:t>Entendimiento de los datos:</w:t>
      </w:r>
      <w:r>
        <w:rPr>
          <w:sz w:val="24"/>
          <w:szCs w:val="24"/>
          <w:rPrChange w:id="276" w:author="Sara Martinez Rendon" w:date="2026-05-03T18:48:00Z">
            <w:rPr>
              <w:rFonts w:asciiTheme="minorHAnsi" w:hAnsiTheme="minorHAnsi" w:cstheme="minorBidi"/>
              <w:sz w:val="22"/>
              <w:szCs w:val="22"/>
            </w:rPr>
          </w:rPrChange>
        </w:rPr>
        <w:t xml:space="preserve"> se realizará un diagnóstico del dataset clickstream (logs de eventos). Dado el volumen masivo, se utilizarán técnicas de analítica visual (Funnels) para identificar los puntos de abandono en el viaje del usuario. Se evaluará la calidad de las variables (timestamps, eventos, precios) y se caracterizará estadísticamente el desbalanceo crítico entre sesiones de navegación y transacciones.</w:t>
      </w:r>
    </w:p>
    <w:p w14:paraId="45DD261A" w14:textId="77777777" w:rsidR="00BE425F" w:rsidRPr="00BE425F" w:rsidRDefault="00BE425F" w:rsidP="00BE425F">
      <w:pPr>
        <w:pStyle w:val="Prrafodelista"/>
        <w:spacing w:line="360" w:lineRule="auto"/>
        <w:ind w:left="0" w:firstLine="720"/>
        <w:contextualSpacing w:val="0"/>
        <w:rPr>
          <w:sz w:val="24"/>
          <w:szCs w:val="24"/>
          <w:lang w:val="es-ES"/>
          <w:rPrChange w:id="277" w:author="Sara Martinez Rendon" w:date="2026-05-03T18:48:00Z">
            <w:rPr>
              <w:rFonts w:asciiTheme="minorHAnsi" w:hAnsiTheme="minorHAnsi" w:cstheme="minorBidi"/>
              <w:sz w:val="22"/>
              <w:szCs w:val="22"/>
              <w:lang w:val="es-ES"/>
            </w:rPr>
          </w:rPrChange>
        </w:rPr>
        <w:pPrChange w:id="278" w:author="Sara Martinez Rendon" w:date="2026-05-03T18:56:00Z">
          <w:pPr>
            <w:pStyle w:val="Prrafodelista"/>
            <w:contextualSpacing w:val="0"/>
          </w:pPr>
        </w:pPrChange>
      </w:pPr>
    </w:p>
    <w:p w14:paraId="45DD261B" w14:textId="77777777" w:rsidR="00BE425F" w:rsidRPr="00BE425F" w:rsidRDefault="00000000" w:rsidP="00BE425F">
      <w:pPr>
        <w:pStyle w:val="Prrafodelista"/>
        <w:numPr>
          <w:ilvl w:val="0"/>
          <w:numId w:val="6"/>
        </w:numPr>
        <w:spacing w:line="360" w:lineRule="auto"/>
        <w:ind w:left="0" w:firstLine="720"/>
        <w:contextualSpacing w:val="0"/>
        <w:rPr>
          <w:sz w:val="24"/>
          <w:szCs w:val="24"/>
          <w:lang w:val="es-ES"/>
          <w:rPrChange w:id="279" w:author="Sara Martinez Rendon" w:date="2026-05-03T18:48:00Z">
            <w:rPr>
              <w:rFonts w:asciiTheme="minorHAnsi" w:hAnsiTheme="minorHAnsi" w:cstheme="minorBidi"/>
              <w:sz w:val="22"/>
              <w:szCs w:val="22"/>
              <w:lang w:val="es-ES"/>
            </w:rPr>
          </w:rPrChange>
        </w:rPr>
        <w:pPrChange w:id="280" w:author="Sara Martinez Rendon" w:date="2026-05-03T18:56:00Z">
          <w:pPr>
            <w:pStyle w:val="Prrafodelista"/>
            <w:numPr>
              <w:numId w:val="6"/>
            </w:numPr>
            <w:ind w:hanging="360"/>
            <w:contextualSpacing w:val="0"/>
          </w:pPr>
        </w:pPrChange>
      </w:pPr>
      <w:r>
        <w:rPr>
          <w:b/>
          <w:bCs/>
          <w:sz w:val="24"/>
          <w:szCs w:val="24"/>
          <w:rPrChange w:id="281" w:author="Sara Martinez Rendon" w:date="2026-05-03T18:48:00Z">
            <w:rPr>
              <w:rFonts w:asciiTheme="minorHAnsi" w:hAnsiTheme="minorHAnsi" w:cstheme="minorBidi"/>
              <w:b/>
              <w:bCs/>
              <w:sz w:val="22"/>
              <w:szCs w:val="22"/>
            </w:rPr>
          </w:rPrChange>
        </w:rPr>
        <w:t>Preparación de los datos:</w:t>
      </w:r>
      <w:r>
        <w:rPr>
          <w:sz w:val="24"/>
          <w:szCs w:val="24"/>
          <w:rPrChange w:id="282" w:author="Sara Martinez Rendon" w:date="2026-05-03T18:48:00Z">
            <w:rPr>
              <w:rFonts w:asciiTheme="minorHAnsi" w:hAnsiTheme="minorHAnsi" w:cstheme="minorBidi"/>
              <w:sz w:val="22"/>
              <w:szCs w:val="22"/>
            </w:rPr>
          </w:rPrChange>
        </w:rPr>
        <w:t xml:space="preserve"> fase central de ingeniería de datos mediante </w:t>
      </w:r>
      <w:r>
        <w:rPr>
          <w:b/>
          <w:bCs/>
          <w:sz w:val="24"/>
          <w:szCs w:val="24"/>
          <w:rPrChange w:id="283" w:author="Sara Martinez Rendon" w:date="2026-05-03T18:48:00Z">
            <w:rPr>
              <w:rFonts w:asciiTheme="minorHAnsi" w:hAnsiTheme="minorHAnsi" w:cstheme="minorBidi"/>
              <w:b/>
              <w:bCs/>
              <w:sz w:val="22"/>
              <w:szCs w:val="22"/>
            </w:rPr>
          </w:rPrChange>
        </w:rPr>
        <w:t>Apache Spark</w:t>
      </w:r>
      <w:r>
        <w:rPr>
          <w:sz w:val="24"/>
          <w:szCs w:val="24"/>
          <w:rPrChange w:id="284" w:author="Sara Martinez Rendon" w:date="2026-05-03T18:48:00Z">
            <w:rPr>
              <w:rFonts w:asciiTheme="minorHAnsi" w:hAnsiTheme="minorHAnsi" w:cstheme="minorBidi"/>
              <w:sz w:val="22"/>
              <w:szCs w:val="22"/>
            </w:rPr>
          </w:rPrChange>
        </w:rPr>
        <w:t xml:space="preserve">. Se realizará la transformación de formatos crudos (CSV) a </w:t>
      </w:r>
      <w:r>
        <w:rPr>
          <w:b/>
          <w:bCs/>
          <w:sz w:val="24"/>
          <w:szCs w:val="24"/>
          <w:rPrChange w:id="285" w:author="Sara Martinez Rendon" w:date="2026-05-03T18:48:00Z">
            <w:rPr>
              <w:rFonts w:asciiTheme="minorHAnsi" w:hAnsiTheme="minorHAnsi" w:cstheme="minorBidi"/>
              <w:b/>
              <w:bCs/>
              <w:sz w:val="22"/>
              <w:szCs w:val="22"/>
            </w:rPr>
          </w:rPrChange>
        </w:rPr>
        <w:t>Parquet</w:t>
      </w:r>
      <w:r>
        <w:rPr>
          <w:sz w:val="24"/>
          <w:szCs w:val="24"/>
          <w:rPrChange w:id="286" w:author="Sara Martinez Rendon" w:date="2026-05-03T18:48:00Z">
            <w:rPr>
              <w:rFonts w:asciiTheme="minorHAnsi" w:hAnsiTheme="minorHAnsi" w:cstheme="minorBidi"/>
              <w:sz w:val="22"/>
              <w:szCs w:val="22"/>
            </w:rPr>
          </w:rPrChange>
        </w:rPr>
        <w:t xml:space="preserve"> para optimizar el I/O. Se ejecutará la </w:t>
      </w:r>
      <w:r>
        <w:rPr>
          <w:i/>
          <w:iCs/>
          <w:sz w:val="24"/>
          <w:szCs w:val="24"/>
          <w:rPrChange w:id="287" w:author="Sara Martinez Rendon" w:date="2026-05-03T18:48:00Z">
            <w:rPr>
              <w:rFonts w:asciiTheme="minorHAnsi" w:hAnsiTheme="minorHAnsi" w:cstheme="minorBidi"/>
              <w:i/>
              <w:iCs/>
              <w:sz w:val="22"/>
              <w:szCs w:val="22"/>
            </w:rPr>
          </w:rPrChange>
        </w:rPr>
        <w:t>sessionization</w:t>
      </w:r>
      <w:r>
        <w:rPr>
          <w:sz w:val="24"/>
          <w:szCs w:val="24"/>
          <w:rPrChange w:id="288" w:author="Sara Martinez Rendon" w:date="2026-05-03T18:48:00Z">
            <w:rPr>
              <w:rFonts w:asciiTheme="minorHAnsi" w:hAnsiTheme="minorHAnsi" w:cstheme="minorBidi"/>
              <w:sz w:val="22"/>
              <w:szCs w:val="22"/>
            </w:rPr>
          </w:rPrChange>
        </w:rPr>
        <w:t xml:space="preserve"> (agrupación de eventos por usuario y tiempo) y se construirán características (</w:t>
      </w:r>
      <w:r>
        <w:rPr>
          <w:i/>
          <w:iCs/>
          <w:sz w:val="24"/>
          <w:szCs w:val="24"/>
          <w:rPrChange w:id="289" w:author="Sara Martinez Rendon" w:date="2026-05-03T18:48:00Z">
            <w:rPr>
              <w:rFonts w:asciiTheme="minorHAnsi" w:hAnsiTheme="minorHAnsi" w:cstheme="minorBidi"/>
              <w:i/>
              <w:iCs/>
              <w:sz w:val="22"/>
              <w:szCs w:val="22"/>
            </w:rPr>
          </w:rPrChange>
        </w:rPr>
        <w:t>features</w:t>
      </w:r>
      <w:r>
        <w:rPr>
          <w:sz w:val="24"/>
          <w:szCs w:val="24"/>
          <w:rPrChange w:id="290" w:author="Sara Martinez Rendon" w:date="2026-05-03T18:48:00Z">
            <w:rPr>
              <w:rFonts w:asciiTheme="minorHAnsi" w:hAnsiTheme="minorHAnsi" w:cstheme="minorBidi"/>
              <w:sz w:val="22"/>
              <w:szCs w:val="22"/>
            </w:rPr>
          </w:rPrChange>
        </w:rPr>
        <w:t>) avanzadas como recencia, frecuencia de interacción y profundidad de navegación.</w:t>
      </w:r>
    </w:p>
    <w:p w14:paraId="45DD261C" w14:textId="77777777" w:rsidR="00BE425F" w:rsidRPr="00BE425F" w:rsidRDefault="00BE425F" w:rsidP="00BE425F">
      <w:pPr>
        <w:pStyle w:val="Prrafodelista"/>
        <w:spacing w:line="360" w:lineRule="auto"/>
        <w:ind w:left="0" w:firstLine="720"/>
        <w:contextualSpacing w:val="0"/>
        <w:rPr>
          <w:sz w:val="24"/>
          <w:szCs w:val="24"/>
          <w:highlight w:val="cyan"/>
          <w:lang w:val="es-ES"/>
          <w:rPrChange w:id="291" w:author="Sara Martinez Rendon" w:date="2026-05-03T18:48:00Z">
            <w:rPr>
              <w:rFonts w:asciiTheme="minorHAnsi" w:hAnsiTheme="minorHAnsi" w:cstheme="minorBidi"/>
              <w:sz w:val="22"/>
              <w:szCs w:val="22"/>
              <w:highlight w:val="cyan"/>
              <w:lang w:val="es-ES"/>
            </w:rPr>
          </w:rPrChange>
        </w:rPr>
        <w:pPrChange w:id="292" w:author="Sara Martinez Rendon" w:date="2026-05-03T18:56:00Z">
          <w:pPr>
            <w:pStyle w:val="Prrafodelista"/>
            <w:contextualSpacing w:val="0"/>
          </w:pPr>
        </w:pPrChange>
      </w:pPr>
    </w:p>
    <w:p w14:paraId="45DD261D" w14:textId="77777777" w:rsidR="00BE425F" w:rsidRPr="00BE425F" w:rsidRDefault="00000000" w:rsidP="00BE425F">
      <w:pPr>
        <w:pStyle w:val="Prrafodelista"/>
        <w:numPr>
          <w:ilvl w:val="0"/>
          <w:numId w:val="6"/>
        </w:numPr>
        <w:spacing w:line="360" w:lineRule="auto"/>
        <w:ind w:left="0" w:firstLine="720"/>
        <w:contextualSpacing w:val="0"/>
        <w:rPr>
          <w:rFonts w:eastAsia="Arial"/>
          <w:sz w:val="24"/>
          <w:szCs w:val="24"/>
          <w:lang w:val="es-ES"/>
          <w:rPrChange w:id="293" w:author="Sara Martinez Rendon" w:date="2026-05-03T18:48:00Z">
            <w:rPr>
              <w:rFonts w:asciiTheme="minorHAnsi" w:eastAsia="Arial" w:hAnsiTheme="minorHAnsi" w:cstheme="minorBidi"/>
              <w:sz w:val="22"/>
              <w:szCs w:val="22"/>
              <w:lang w:val="es-ES"/>
            </w:rPr>
          </w:rPrChange>
        </w:rPr>
        <w:pPrChange w:id="294" w:author="Sara Martinez Rendon" w:date="2026-05-03T18:56:00Z">
          <w:pPr>
            <w:pStyle w:val="Prrafodelista"/>
            <w:numPr>
              <w:numId w:val="6"/>
            </w:numPr>
            <w:ind w:hanging="360"/>
            <w:contextualSpacing w:val="0"/>
          </w:pPr>
        </w:pPrChange>
      </w:pPr>
      <w:r>
        <w:rPr>
          <w:b/>
          <w:bCs/>
          <w:sz w:val="24"/>
          <w:szCs w:val="24"/>
          <w:rPrChange w:id="295" w:author="Sara Martinez Rendon" w:date="2026-05-03T18:48:00Z">
            <w:rPr>
              <w:rFonts w:asciiTheme="minorHAnsi" w:hAnsiTheme="minorHAnsi" w:cstheme="minorBidi"/>
              <w:b/>
              <w:bCs/>
              <w:sz w:val="22"/>
              <w:szCs w:val="22"/>
            </w:rPr>
          </w:rPrChange>
        </w:rPr>
        <w:t>Modelado:</w:t>
      </w:r>
      <w:r>
        <w:rPr>
          <w:sz w:val="24"/>
          <w:szCs w:val="24"/>
          <w:rPrChange w:id="296" w:author="Sara Martinez Rendon" w:date="2026-05-03T18:48:00Z">
            <w:rPr>
              <w:rFonts w:asciiTheme="minorHAnsi" w:hAnsiTheme="minorHAnsi" w:cstheme="minorBidi"/>
              <w:sz w:val="22"/>
              <w:szCs w:val="22"/>
            </w:rPr>
          </w:rPrChange>
        </w:rPr>
        <w:t xml:space="preserve"> se entrenarán algoritmos de Ensemble Learning (LightGBM o XGBoost) debido a su alta eficiencia en procesamiento distribuido y manejo de datos tabulares masivos. Se explorarán técnicas de Cost-Sensitive Learning y Balanced Random Forest para mitigar el efecto del desbalanceo de clases, buscando generar un score de propensión preciso por cada sesión.</w:t>
      </w:r>
    </w:p>
    <w:p w14:paraId="45DD261E" w14:textId="77777777" w:rsidR="00BE425F" w:rsidRPr="00BE425F" w:rsidRDefault="00BE425F" w:rsidP="00BE425F">
      <w:pPr>
        <w:pStyle w:val="Prrafodelista"/>
        <w:spacing w:line="360" w:lineRule="auto"/>
        <w:ind w:left="0" w:firstLine="720"/>
        <w:contextualSpacing w:val="0"/>
        <w:rPr>
          <w:rFonts w:eastAsia="Arial"/>
          <w:sz w:val="24"/>
          <w:szCs w:val="24"/>
          <w:lang w:val="es-ES"/>
          <w:rPrChange w:id="297" w:author="Sara Martinez Rendon" w:date="2026-05-03T18:48:00Z">
            <w:rPr>
              <w:rFonts w:asciiTheme="minorHAnsi" w:eastAsia="Arial" w:hAnsiTheme="minorHAnsi" w:cstheme="minorBidi"/>
              <w:sz w:val="22"/>
              <w:szCs w:val="22"/>
              <w:lang w:val="es-ES"/>
            </w:rPr>
          </w:rPrChange>
        </w:rPr>
        <w:pPrChange w:id="298" w:author="Sara Martinez Rendon" w:date="2026-05-03T18:56:00Z">
          <w:pPr>
            <w:pStyle w:val="Prrafodelista"/>
            <w:contextualSpacing w:val="0"/>
          </w:pPr>
        </w:pPrChange>
      </w:pPr>
    </w:p>
    <w:p w14:paraId="45DD261F" w14:textId="77777777" w:rsidR="00BE425F" w:rsidRPr="00BE425F" w:rsidRDefault="00000000" w:rsidP="00BE425F">
      <w:pPr>
        <w:pStyle w:val="Prrafodelista"/>
        <w:numPr>
          <w:ilvl w:val="0"/>
          <w:numId w:val="6"/>
        </w:numPr>
        <w:spacing w:line="360" w:lineRule="auto"/>
        <w:ind w:left="0" w:firstLine="720"/>
        <w:contextualSpacing w:val="0"/>
        <w:rPr>
          <w:rFonts w:eastAsia="Arial"/>
          <w:sz w:val="24"/>
          <w:szCs w:val="24"/>
          <w:lang w:val="es-ES"/>
          <w:rPrChange w:id="299" w:author="Sara Martinez Rendon" w:date="2026-05-03T18:48:00Z">
            <w:rPr>
              <w:rFonts w:asciiTheme="minorHAnsi" w:eastAsia="Arial" w:hAnsiTheme="minorHAnsi" w:cstheme="minorBidi"/>
              <w:sz w:val="22"/>
              <w:szCs w:val="22"/>
              <w:lang w:val="es-ES"/>
            </w:rPr>
          </w:rPrChange>
        </w:rPr>
        <w:pPrChange w:id="300" w:author="Sara Martinez Rendon" w:date="2026-05-03T18:56:00Z">
          <w:pPr>
            <w:pStyle w:val="Prrafodelista"/>
            <w:numPr>
              <w:numId w:val="6"/>
            </w:numPr>
            <w:ind w:hanging="360"/>
            <w:contextualSpacing w:val="0"/>
          </w:pPr>
        </w:pPrChange>
      </w:pPr>
      <w:r>
        <w:rPr>
          <w:b/>
          <w:bCs/>
          <w:sz w:val="24"/>
          <w:szCs w:val="24"/>
          <w:rPrChange w:id="301" w:author="Sara Martinez Rendon" w:date="2026-05-03T18:48:00Z">
            <w:rPr>
              <w:rFonts w:asciiTheme="minorHAnsi" w:hAnsiTheme="minorHAnsi" w:cstheme="minorBidi"/>
              <w:b/>
              <w:bCs/>
              <w:sz w:val="22"/>
              <w:szCs w:val="22"/>
            </w:rPr>
          </w:rPrChange>
        </w:rPr>
        <w:lastRenderedPageBreak/>
        <w:t>Evaluación:</w:t>
      </w:r>
      <w:r>
        <w:rPr>
          <w:sz w:val="24"/>
          <w:szCs w:val="24"/>
          <w:rPrChange w:id="302" w:author="Sara Martinez Rendon" w:date="2026-05-03T18:48:00Z">
            <w:rPr>
              <w:rFonts w:asciiTheme="minorHAnsi" w:hAnsiTheme="minorHAnsi" w:cstheme="minorBidi"/>
              <w:sz w:val="22"/>
              <w:szCs w:val="22"/>
            </w:rPr>
          </w:rPrChange>
        </w:rPr>
        <w:t xml:space="preserve"> los modelos no se evaluarán por su Accuracy (debido al sesgo de la clase mayoritaria), sino mediante Precision-Recall Curves y F1-Score. Se dará prioridad a la validación del impacto económico, midiendo la capacidad del modelo para distinguir entre "compradores orgánicos" y aquellos que requieren el estímulo para convertir.</w:t>
      </w:r>
    </w:p>
    <w:p w14:paraId="45DD2620" w14:textId="77777777" w:rsidR="00BE425F" w:rsidRPr="00BE425F" w:rsidRDefault="00BE425F" w:rsidP="00BE425F">
      <w:pPr>
        <w:pStyle w:val="Prrafodelista"/>
        <w:spacing w:line="360" w:lineRule="auto"/>
        <w:ind w:left="0" w:firstLine="720"/>
        <w:contextualSpacing w:val="0"/>
        <w:rPr>
          <w:sz w:val="24"/>
          <w:szCs w:val="24"/>
          <w:lang w:val="es-ES"/>
          <w:rPrChange w:id="303" w:author="Sara Martinez Rendon" w:date="2026-05-03T18:48:00Z">
            <w:rPr>
              <w:rFonts w:asciiTheme="minorHAnsi" w:hAnsiTheme="minorHAnsi" w:cstheme="minorBidi"/>
              <w:sz w:val="22"/>
              <w:szCs w:val="22"/>
              <w:lang w:val="es-ES"/>
            </w:rPr>
          </w:rPrChange>
        </w:rPr>
        <w:pPrChange w:id="304" w:author="Sara Martinez Rendon" w:date="2026-05-03T18:56:00Z">
          <w:pPr>
            <w:pStyle w:val="Prrafodelista"/>
            <w:contextualSpacing w:val="0"/>
          </w:pPr>
        </w:pPrChange>
      </w:pPr>
    </w:p>
    <w:p w14:paraId="45DD2621" w14:textId="77777777" w:rsidR="00BE425F" w:rsidRPr="00BE425F" w:rsidRDefault="00000000" w:rsidP="00BE425F">
      <w:pPr>
        <w:pStyle w:val="Prrafodelista"/>
        <w:numPr>
          <w:ilvl w:val="0"/>
          <w:numId w:val="6"/>
        </w:numPr>
        <w:spacing w:line="360" w:lineRule="auto"/>
        <w:ind w:left="0" w:firstLine="720"/>
        <w:contextualSpacing w:val="0"/>
        <w:rPr>
          <w:rFonts w:eastAsia="Arial"/>
          <w:sz w:val="24"/>
          <w:szCs w:val="24"/>
          <w:lang w:val="es-ES"/>
          <w:rPrChange w:id="305" w:author="Sara Martinez Rendon" w:date="2026-05-03T18:48:00Z">
            <w:rPr>
              <w:rFonts w:asciiTheme="minorHAnsi" w:eastAsia="Arial" w:hAnsiTheme="minorHAnsi" w:cstheme="minorBidi"/>
              <w:sz w:val="22"/>
              <w:szCs w:val="22"/>
              <w:lang w:val="es-ES"/>
            </w:rPr>
          </w:rPrChange>
        </w:rPr>
        <w:pPrChange w:id="306" w:author="Sara Martinez Rendon" w:date="2026-05-03T18:56:00Z">
          <w:pPr>
            <w:pStyle w:val="Prrafodelista"/>
            <w:numPr>
              <w:numId w:val="6"/>
            </w:numPr>
            <w:ind w:hanging="360"/>
            <w:contextualSpacing w:val="0"/>
          </w:pPr>
        </w:pPrChange>
      </w:pPr>
      <w:r>
        <w:rPr>
          <w:b/>
          <w:bCs/>
          <w:sz w:val="24"/>
          <w:szCs w:val="24"/>
          <w:rPrChange w:id="307" w:author="Sara Martinez Rendon" w:date="2026-05-03T18:48:00Z">
            <w:rPr>
              <w:rFonts w:asciiTheme="minorHAnsi" w:hAnsiTheme="minorHAnsi" w:cstheme="minorBidi"/>
              <w:b/>
              <w:bCs/>
              <w:sz w:val="22"/>
              <w:szCs w:val="22"/>
            </w:rPr>
          </w:rPrChange>
        </w:rPr>
        <w:t>Despliegue:</w:t>
      </w:r>
      <w:r>
        <w:rPr>
          <w:sz w:val="24"/>
          <w:szCs w:val="24"/>
          <w:rPrChange w:id="308" w:author="Sara Martinez Rendon" w:date="2026-05-03T18:48:00Z">
            <w:rPr>
              <w:rFonts w:asciiTheme="minorHAnsi" w:hAnsiTheme="minorHAnsi" w:cstheme="minorBidi"/>
              <w:sz w:val="22"/>
              <w:szCs w:val="22"/>
            </w:rPr>
          </w:rPrChange>
        </w:rPr>
        <w:t xml:space="preserve"> la solución se integrará en un entorno tecnológico escalable (apoyado en la arquitectura de la materia de A&amp;P de Grandes Datos). Esto incluye el despliegue del pipeline en la nube y la creación de una interfaz visual de decisión que permita activar incentivos en tiempo casi real, cerrando el ciclo de valor entre el dato y la acción </w:t>
      </w:r>
      <w:del w:id="309" w:author="Sara Martinez Rendon" w:date="2026-05-03T18:43:00Z">
        <w:r>
          <w:rPr>
            <w:sz w:val="24"/>
            <w:szCs w:val="24"/>
            <w:rPrChange w:id="310" w:author="Sara Martinez Rendon" w:date="2026-05-03T18:48:00Z">
              <w:rPr>
                <w:rFonts w:asciiTheme="minorHAnsi" w:hAnsiTheme="minorHAnsi" w:cstheme="minorBidi"/>
                <w:sz w:val="22"/>
                <w:szCs w:val="22"/>
              </w:rPr>
            </w:rPrChange>
          </w:rPr>
          <w:delText>comercial.</w:delText>
        </w:r>
        <w:r>
          <w:rPr>
            <w:rFonts w:eastAsia="Arial"/>
            <w:sz w:val="24"/>
            <w:szCs w:val="24"/>
            <w:rPrChange w:id="311" w:author="Sara Martinez Rendon" w:date="2026-05-03T18:48:00Z">
              <w:rPr>
                <w:rFonts w:asciiTheme="minorHAnsi" w:eastAsia="Arial" w:hAnsiTheme="minorHAnsi" w:cstheme="minorBidi"/>
                <w:sz w:val="22"/>
                <w:szCs w:val="22"/>
              </w:rPr>
            </w:rPrChange>
          </w:rPr>
          <w:delText>El</w:delText>
        </w:r>
      </w:del>
      <w:ins w:id="312" w:author="Sara Martinez Rendon" w:date="2026-05-03T18:43:00Z">
        <w:r>
          <w:rPr>
            <w:sz w:val="24"/>
            <w:szCs w:val="24"/>
            <w:rPrChange w:id="313" w:author="Sara Martinez Rendon" w:date="2026-05-03T18:48:00Z">
              <w:rPr>
                <w:rFonts w:asciiTheme="minorHAnsi" w:hAnsiTheme="minorHAnsi" w:cstheme="minorBidi"/>
                <w:sz w:val="22"/>
                <w:szCs w:val="22"/>
              </w:rPr>
            </w:rPrChange>
          </w:rPr>
          <w:t>comercial.</w:t>
        </w:r>
        <w:r>
          <w:rPr>
            <w:rFonts w:eastAsia="Arial"/>
            <w:sz w:val="24"/>
            <w:szCs w:val="24"/>
            <w:rPrChange w:id="314" w:author="Sara Martinez Rendon" w:date="2026-05-03T18:48:00Z">
              <w:rPr>
                <w:rFonts w:asciiTheme="minorHAnsi" w:eastAsia="Arial" w:hAnsiTheme="minorHAnsi" w:cstheme="minorBidi"/>
                <w:sz w:val="22"/>
                <w:szCs w:val="22"/>
              </w:rPr>
            </w:rPrChange>
          </w:rPr>
          <w:t xml:space="preserve"> El</w:t>
        </w:r>
      </w:ins>
      <w:r>
        <w:rPr>
          <w:rFonts w:eastAsia="Arial"/>
          <w:sz w:val="24"/>
          <w:szCs w:val="24"/>
          <w:rPrChange w:id="315" w:author="Sara Martinez Rendon" w:date="2026-05-03T18:48:00Z">
            <w:rPr>
              <w:rFonts w:asciiTheme="minorHAnsi" w:eastAsia="Arial" w:hAnsiTheme="minorHAnsi" w:cstheme="minorBidi"/>
              <w:sz w:val="22"/>
              <w:szCs w:val="22"/>
            </w:rPr>
          </w:rPrChange>
        </w:rPr>
        <w:t xml:space="preserve"> despliegue permitirá cerrar el ciclo de valor, llevando el modelo desde un entorno analítico hasta su aplicación en la toma de decisiones operativas.</w:t>
      </w:r>
    </w:p>
    <w:p w14:paraId="45DD2622" w14:textId="77777777" w:rsidR="00BE425F" w:rsidRPr="00BE425F" w:rsidRDefault="00BE425F" w:rsidP="00BE425F">
      <w:pPr>
        <w:spacing w:line="360" w:lineRule="auto"/>
        <w:ind w:firstLine="720"/>
        <w:rPr>
          <w:highlight w:val="cyan"/>
          <w:lang w:val="es-ES"/>
          <w:rPrChange w:id="316" w:author="Sara Martinez Rendon" w:date="2026-05-03T18:48:00Z">
            <w:rPr>
              <w:rFonts w:asciiTheme="minorHAnsi" w:hAnsiTheme="minorHAnsi" w:cstheme="minorBidi"/>
              <w:sz w:val="22"/>
              <w:szCs w:val="22"/>
              <w:highlight w:val="cyan"/>
              <w:lang w:val="es-ES"/>
            </w:rPr>
          </w:rPrChange>
        </w:rPr>
        <w:pPrChange w:id="317" w:author="Sara Martinez Rendon" w:date="2026-05-03T18:56:00Z">
          <w:pPr/>
        </w:pPrChange>
      </w:pPr>
    </w:p>
    <w:p w14:paraId="45DD2623" w14:textId="77777777" w:rsidR="00BE425F" w:rsidRPr="00BE425F" w:rsidRDefault="00BE425F" w:rsidP="00BE425F">
      <w:pPr>
        <w:spacing w:line="360" w:lineRule="auto"/>
        <w:ind w:firstLine="720"/>
        <w:rPr>
          <w:del w:id="318" w:author="Sara Martinez Rendon" w:date="2026-05-03T18:45:00Z"/>
          <w:highlight w:val="cyan"/>
          <w:lang w:val="es-ES"/>
          <w:rPrChange w:id="319" w:author="Sara Martinez Rendon" w:date="2026-05-03T18:48:00Z">
            <w:rPr>
              <w:del w:id="320" w:author="Sara Martinez Rendon" w:date="2026-05-03T18:45:00Z"/>
              <w:rFonts w:asciiTheme="minorHAnsi" w:hAnsiTheme="minorHAnsi" w:cstheme="minorBidi"/>
              <w:sz w:val="22"/>
              <w:szCs w:val="22"/>
              <w:highlight w:val="cyan"/>
              <w:lang w:val="es-ES"/>
            </w:rPr>
          </w:rPrChange>
        </w:rPr>
        <w:pPrChange w:id="321" w:author="Sara Martinez Rendon" w:date="2026-05-03T18:56:00Z">
          <w:pPr/>
        </w:pPrChange>
      </w:pPr>
    </w:p>
    <w:p w14:paraId="45DD2624" w14:textId="77777777" w:rsidR="00BE425F" w:rsidRPr="00BE425F" w:rsidRDefault="00BE425F" w:rsidP="00BE425F">
      <w:pPr>
        <w:spacing w:line="360" w:lineRule="auto"/>
        <w:ind w:firstLine="720"/>
        <w:rPr>
          <w:del w:id="322" w:author="Sara Martinez Rendon" w:date="2026-05-03T18:45:00Z"/>
          <w:highlight w:val="cyan"/>
          <w:lang w:val="es-ES"/>
          <w:rPrChange w:id="323" w:author="Sara Martinez Rendon" w:date="2026-05-03T18:48:00Z">
            <w:rPr>
              <w:del w:id="324" w:author="Sara Martinez Rendon" w:date="2026-05-03T18:45:00Z"/>
              <w:rFonts w:asciiTheme="minorHAnsi" w:hAnsiTheme="minorHAnsi" w:cstheme="minorBidi"/>
              <w:sz w:val="22"/>
              <w:szCs w:val="22"/>
              <w:highlight w:val="cyan"/>
              <w:lang w:val="es-ES"/>
            </w:rPr>
          </w:rPrChange>
        </w:rPr>
        <w:pPrChange w:id="325" w:author="Sara Martinez Rendon" w:date="2026-05-03T18:56:00Z">
          <w:pPr/>
        </w:pPrChange>
      </w:pPr>
    </w:p>
    <w:p w14:paraId="45DD2625" w14:textId="77777777" w:rsidR="00BE425F" w:rsidRPr="00BE425F" w:rsidRDefault="00000000" w:rsidP="00BE425F">
      <w:pPr>
        <w:spacing w:line="360" w:lineRule="auto"/>
        <w:ind w:firstLine="720"/>
        <w:rPr>
          <w:b/>
          <w:bCs/>
          <w:highlight w:val="yellow"/>
          <w:rPrChange w:id="326" w:author="Sara Martinez Rendon" w:date="2026-05-03T18:48:00Z">
            <w:rPr>
              <w:rFonts w:asciiTheme="minorHAnsi" w:hAnsiTheme="minorHAnsi" w:cstheme="minorBidi"/>
              <w:b/>
              <w:bCs/>
              <w:sz w:val="28"/>
              <w:szCs w:val="28"/>
              <w:highlight w:val="yellow"/>
            </w:rPr>
          </w:rPrChange>
        </w:rPr>
        <w:pPrChange w:id="327" w:author="Sara Martinez Rendon" w:date="2026-05-03T18:56:00Z">
          <w:pPr/>
        </w:pPrChange>
      </w:pPr>
      <w:r>
        <w:rPr>
          <w:b/>
          <w:bCs/>
          <w:rPrChange w:id="328" w:author="Sara Martinez Rendon" w:date="2026-05-03T18:48:00Z">
            <w:rPr>
              <w:rFonts w:asciiTheme="minorHAnsi" w:hAnsiTheme="minorHAnsi" w:cstheme="minorBidi"/>
              <w:b/>
              <w:bCs/>
              <w:sz w:val="28"/>
              <w:szCs w:val="28"/>
            </w:rPr>
          </w:rPrChange>
        </w:rPr>
        <w:t>Lista de actividades a realizar en el proyecto para lograr el objetivo</w:t>
      </w:r>
    </w:p>
    <w:p w14:paraId="45DD2626" w14:textId="77777777" w:rsidR="00BE425F" w:rsidRPr="00BE425F" w:rsidRDefault="00BE425F" w:rsidP="00BE425F">
      <w:pPr>
        <w:spacing w:line="360" w:lineRule="auto"/>
        <w:ind w:firstLine="720"/>
        <w:rPr>
          <w:b/>
          <w:bCs/>
          <w:highlight w:val="yellow"/>
          <w:rPrChange w:id="329" w:author="Sara Martinez Rendon" w:date="2026-05-03T18:48:00Z">
            <w:rPr>
              <w:rFonts w:asciiTheme="minorHAnsi" w:hAnsiTheme="minorHAnsi" w:cstheme="minorBidi"/>
              <w:b/>
              <w:bCs/>
              <w:sz w:val="28"/>
              <w:szCs w:val="28"/>
              <w:highlight w:val="yellow"/>
            </w:rPr>
          </w:rPrChange>
        </w:rPr>
        <w:pPrChange w:id="330" w:author="Sara Martinez Rendon" w:date="2026-05-03T18:56:00Z">
          <w:pPr/>
        </w:pPrChange>
      </w:pPr>
    </w:p>
    <w:p w14:paraId="45DD2627" w14:textId="77777777" w:rsidR="00BE425F" w:rsidRPr="00BE425F" w:rsidRDefault="00000000" w:rsidP="00BE425F">
      <w:pPr>
        <w:spacing w:line="360" w:lineRule="auto"/>
        <w:ind w:firstLine="720"/>
        <w:rPr>
          <w:lang w:val="es-ES"/>
          <w:rPrChange w:id="331" w:author="Sara Martinez Rendon" w:date="2026-05-03T18:48:00Z">
            <w:rPr>
              <w:rFonts w:asciiTheme="minorHAnsi" w:hAnsiTheme="minorHAnsi" w:cstheme="minorBidi"/>
              <w:sz w:val="22"/>
              <w:szCs w:val="22"/>
              <w:lang w:val="es-ES"/>
            </w:rPr>
          </w:rPrChange>
        </w:rPr>
        <w:pPrChange w:id="332" w:author="Sara Martinez Rendon" w:date="2026-05-03T18:56:00Z">
          <w:pPr/>
        </w:pPrChange>
      </w:pPr>
      <w:r>
        <w:rPr>
          <w:rPrChange w:id="333" w:author="Sara Martinez Rendon" w:date="2026-05-03T18:48:00Z">
            <w:rPr>
              <w:rFonts w:asciiTheme="minorHAnsi" w:hAnsiTheme="minorHAnsi" w:cstheme="minorBidi"/>
              <w:sz w:val="22"/>
              <w:szCs w:val="22"/>
            </w:rPr>
          </w:rPrChange>
        </w:rPr>
        <w:t>Se presenta la hoja de ruta técnica y administrativa para la ejecución del proyecto, integrando la gestión de código y la documentación final:</w:t>
      </w:r>
    </w:p>
    <w:p w14:paraId="45DD2628" w14:textId="77777777" w:rsidR="00BE425F" w:rsidRPr="00BE425F" w:rsidRDefault="00BE425F" w:rsidP="00BE425F">
      <w:pPr>
        <w:spacing w:line="360" w:lineRule="auto"/>
        <w:ind w:firstLine="720"/>
        <w:rPr>
          <w:lang w:val="es-ES"/>
          <w:rPrChange w:id="334" w:author="Sara Martinez Rendon" w:date="2026-05-03T18:48:00Z">
            <w:rPr>
              <w:rFonts w:asciiTheme="minorHAnsi" w:hAnsiTheme="minorHAnsi" w:cstheme="minorBidi"/>
              <w:sz w:val="22"/>
              <w:szCs w:val="22"/>
              <w:lang w:val="es-ES"/>
            </w:rPr>
          </w:rPrChange>
        </w:rPr>
        <w:pPrChange w:id="335" w:author="Sara Martinez Rendon" w:date="2026-05-03T18:56:00Z">
          <w:pPr/>
        </w:pPrChange>
      </w:pPr>
    </w:p>
    <w:p w14:paraId="45DD2629" w14:textId="77777777" w:rsidR="00BE425F" w:rsidRPr="00BE425F" w:rsidRDefault="00000000" w:rsidP="00BE425F">
      <w:pPr>
        <w:numPr>
          <w:ilvl w:val="0"/>
          <w:numId w:val="14"/>
        </w:numPr>
        <w:spacing w:line="360" w:lineRule="auto"/>
        <w:ind w:left="0" w:firstLine="720"/>
        <w:rPr>
          <w:lang w:val="es-ES"/>
          <w:rPrChange w:id="336" w:author="Sara Martinez Rendon" w:date="2026-05-03T18:48:00Z">
            <w:rPr>
              <w:rFonts w:asciiTheme="minorHAnsi" w:hAnsiTheme="minorHAnsi" w:cstheme="minorBidi"/>
              <w:sz w:val="22"/>
              <w:szCs w:val="22"/>
              <w:lang w:val="es-ES"/>
            </w:rPr>
          </w:rPrChange>
        </w:rPr>
        <w:pPrChange w:id="337" w:author="Sara Martinez Rendon" w:date="2026-05-03T18:56:00Z">
          <w:pPr>
            <w:numPr>
              <w:numId w:val="14"/>
            </w:numPr>
            <w:tabs>
              <w:tab w:val="num" w:pos="720"/>
            </w:tabs>
            <w:ind w:left="720" w:hanging="360"/>
          </w:pPr>
        </w:pPrChange>
      </w:pPr>
      <w:r>
        <w:rPr>
          <w:b/>
          <w:bCs/>
          <w:rPrChange w:id="338" w:author="Sara Martinez Rendon" w:date="2026-05-03T18:48:00Z">
            <w:rPr>
              <w:rFonts w:asciiTheme="minorHAnsi" w:hAnsiTheme="minorHAnsi" w:cstheme="minorBidi"/>
              <w:b/>
              <w:bCs/>
              <w:sz w:val="22"/>
              <w:szCs w:val="22"/>
            </w:rPr>
          </w:rPrChange>
        </w:rPr>
        <w:t>Definición y arquetipo:</w:t>
      </w:r>
      <w:r>
        <w:rPr>
          <w:rPrChange w:id="339" w:author="Sara Martinez Rendon" w:date="2026-05-03T18:48:00Z">
            <w:rPr>
              <w:rFonts w:asciiTheme="minorHAnsi" w:hAnsiTheme="minorHAnsi" w:cstheme="minorBidi"/>
              <w:sz w:val="22"/>
              <w:szCs w:val="22"/>
            </w:rPr>
          </w:rPrChange>
        </w:rPr>
        <w:t xml:space="preserve"> delimitación del problema de negocio y diseño de la arquitectura de referencia en la nube para el procesamiento distribuido.</w:t>
      </w:r>
    </w:p>
    <w:p w14:paraId="45DD262A" w14:textId="77777777" w:rsidR="00BE425F" w:rsidRPr="00BE425F" w:rsidRDefault="00000000" w:rsidP="00BE425F">
      <w:pPr>
        <w:numPr>
          <w:ilvl w:val="0"/>
          <w:numId w:val="14"/>
        </w:numPr>
        <w:spacing w:line="360" w:lineRule="auto"/>
        <w:ind w:left="0" w:firstLine="720"/>
        <w:rPr>
          <w:lang w:val="es-ES"/>
          <w:rPrChange w:id="340" w:author="Sara Martinez Rendon" w:date="2026-05-03T18:48:00Z">
            <w:rPr>
              <w:rFonts w:asciiTheme="minorHAnsi" w:hAnsiTheme="minorHAnsi" w:cstheme="minorBidi"/>
              <w:sz w:val="22"/>
              <w:szCs w:val="22"/>
              <w:lang w:val="es-ES"/>
            </w:rPr>
          </w:rPrChange>
        </w:rPr>
        <w:pPrChange w:id="341" w:author="Sara Martinez Rendon" w:date="2026-05-03T18:56:00Z">
          <w:pPr>
            <w:numPr>
              <w:numId w:val="14"/>
            </w:numPr>
            <w:tabs>
              <w:tab w:val="num" w:pos="720"/>
            </w:tabs>
            <w:ind w:left="720" w:hanging="360"/>
          </w:pPr>
        </w:pPrChange>
      </w:pPr>
      <w:r>
        <w:rPr>
          <w:b/>
          <w:bCs/>
          <w:rPrChange w:id="342" w:author="Sara Martinez Rendon" w:date="2026-05-03T18:48:00Z">
            <w:rPr>
              <w:rFonts w:asciiTheme="minorHAnsi" w:hAnsiTheme="minorHAnsi" w:cstheme="minorBidi"/>
              <w:b/>
              <w:bCs/>
              <w:sz w:val="22"/>
              <w:szCs w:val="22"/>
            </w:rPr>
          </w:rPrChange>
        </w:rPr>
        <w:t>Ingesta y diagnóstico:</w:t>
      </w:r>
      <w:r>
        <w:rPr>
          <w:rPrChange w:id="343" w:author="Sara Martinez Rendon" w:date="2026-05-03T18:48:00Z">
            <w:rPr>
              <w:rFonts w:asciiTheme="minorHAnsi" w:hAnsiTheme="minorHAnsi" w:cstheme="minorBidi"/>
              <w:sz w:val="22"/>
              <w:szCs w:val="22"/>
            </w:rPr>
          </w:rPrChange>
        </w:rPr>
        <w:t xml:space="preserve"> adquisición del dataset de REES46 y ejecución del Análisis Exploratorio de Datos (EDA) para identificar patrones conductuales iniciales.</w:t>
      </w:r>
    </w:p>
    <w:p w14:paraId="45DD262B" w14:textId="77777777" w:rsidR="00BE425F" w:rsidRPr="00BE425F" w:rsidRDefault="00000000" w:rsidP="00BE425F">
      <w:pPr>
        <w:numPr>
          <w:ilvl w:val="0"/>
          <w:numId w:val="14"/>
        </w:numPr>
        <w:spacing w:line="360" w:lineRule="auto"/>
        <w:ind w:left="0" w:firstLine="720"/>
        <w:rPr>
          <w:lang w:val="es-ES"/>
          <w:rPrChange w:id="344" w:author="Sara Martinez Rendon" w:date="2026-05-03T18:48:00Z">
            <w:rPr>
              <w:rFonts w:asciiTheme="minorHAnsi" w:hAnsiTheme="minorHAnsi" w:cstheme="minorBidi"/>
              <w:sz w:val="22"/>
              <w:szCs w:val="22"/>
              <w:lang w:val="es-ES"/>
            </w:rPr>
          </w:rPrChange>
        </w:rPr>
        <w:pPrChange w:id="345" w:author="Sara Martinez Rendon" w:date="2026-05-03T18:56:00Z">
          <w:pPr>
            <w:numPr>
              <w:numId w:val="14"/>
            </w:numPr>
            <w:tabs>
              <w:tab w:val="num" w:pos="720"/>
            </w:tabs>
            <w:ind w:left="720" w:hanging="360"/>
          </w:pPr>
        </w:pPrChange>
      </w:pPr>
      <w:r>
        <w:rPr>
          <w:b/>
          <w:bCs/>
          <w:rPrChange w:id="346" w:author="Sara Martinez Rendon" w:date="2026-05-03T18:48:00Z">
            <w:rPr>
              <w:rFonts w:asciiTheme="minorHAnsi" w:hAnsiTheme="minorHAnsi" w:cstheme="minorBidi"/>
              <w:b/>
              <w:bCs/>
              <w:sz w:val="22"/>
              <w:szCs w:val="22"/>
            </w:rPr>
          </w:rPrChange>
        </w:rPr>
        <w:t>Ingeniería de datos y repositorio:</w:t>
      </w:r>
      <w:r>
        <w:rPr>
          <w:rPrChange w:id="347" w:author="Sara Martinez Rendon" w:date="2026-05-03T18:48:00Z">
            <w:rPr>
              <w:rFonts w:asciiTheme="minorHAnsi" w:hAnsiTheme="minorHAnsi" w:cstheme="minorBidi"/>
              <w:sz w:val="22"/>
              <w:szCs w:val="22"/>
            </w:rPr>
          </w:rPrChange>
        </w:rPr>
        <w:t xml:space="preserve"> transformación de logs crudos a Parquet y configuración del </w:t>
      </w:r>
      <w:r>
        <w:rPr>
          <w:b/>
          <w:bCs/>
          <w:rPrChange w:id="348" w:author="Sara Martinez Rendon" w:date="2026-05-03T18:48:00Z">
            <w:rPr>
              <w:rFonts w:asciiTheme="minorHAnsi" w:hAnsiTheme="minorHAnsi" w:cstheme="minorBidi"/>
              <w:b/>
              <w:bCs/>
              <w:sz w:val="22"/>
              <w:szCs w:val="22"/>
            </w:rPr>
          </w:rPrChange>
        </w:rPr>
        <w:t>repositorio GitHub</w:t>
      </w:r>
      <w:r>
        <w:rPr>
          <w:rPrChange w:id="349" w:author="Sara Martinez Rendon" w:date="2026-05-03T18:48:00Z">
            <w:rPr>
              <w:rFonts w:asciiTheme="minorHAnsi" w:hAnsiTheme="minorHAnsi" w:cstheme="minorBidi"/>
              <w:sz w:val="22"/>
              <w:szCs w:val="22"/>
            </w:rPr>
          </w:rPrChange>
        </w:rPr>
        <w:t xml:space="preserve"> para asegurar la reproducibilidad del código PySpark.</w:t>
      </w:r>
    </w:p>
    <w:p w14:paraId="45DD262C" w14:textId="77777777" w:rsidR="00BE425F" w:rsidRPr="00BE425F" w:rsidRDefault="00000000" w:rsidP="00BE425F">
      <w:pPr>
        <w:numPr>
          <w:ilvl w:val="0"/>
          <w:numId w:val="14"/>
        </w:numPr>
        <w:spacing w:line="360" w:lineRule="auto"/>
        <w:ind w:left="0" w:firstLine="720"/>
        <w:rPr>
          <w:lang w:val="es-ES"/>
          <w:rPrChange w:id="350" w:author="Sara Martinez Rendon" w:date="2026-05-03T18:48:00Z">
            <w:rPr>
              <w:rFonts w:asciiTheme="minorHAnsi" w:hAnsiTheme="minorHAnsi" w:cstheme="minorBidi"/>
              <w:sz w:val="22"/>
              <w:szCs w:val="22"/>
              <w:lang w:val="es-ES"/>
            </w:rPr>
          </w:rPrChange>
        </w:rPr>
        <w:pPrChange w:id="351" w:author="Sara Martinez Rendon" w:date="2026-05-03T18:56:00Z">
          <w:pPr>
            <w:numPr>
              <w:numId w:val="14"/>
            </w:numPr>
            <w:tabs>
              <w:tab w:val="num" w:pos="720"/>
            </w:tabs>
            <w:ind w:left="720" w:hanging="360"/>
          </w:pPr>
        </w:pPrChange>
      </w:pPr>
      <w:r>
        <w:rPr>
          <w:b/>
          <w:bCs/>
          <w:rPrChange w:id="352" w:author="Sara Martinez Rendon" w:date="2026-05-03T18:48:00Z">
            <w:rPr>
              <w:rFonts w:asciiTheme="minorHAnsi" w:hAnsiTheme="minorHAnsi" w:cstheme="minorBidi"/>
              <w:b/>
              <w:bCs/>
              <w:sz w:val="22"/>
              <w:szCs w:val="22"/>
            </w:rPr>
          </w:rPrChange>
        </w:rPr>
        <w:t>Desarrollo analítico:</w:t>
      </w:r>
      <w:r>
        <w:rPr>
          <w:rPrChange w:id="353" w:author="Sara Martinez Rendon" w:date="2026-05-03T18:48:00Z">
            <w:rPr>
              <w:rFonts w:asciiTheme="minorHAnsi" w:hAnsiTheme="minorHAnsi" w:cstheme="minorBidi"/>
              <w:sz w:val="22"/>
              <w:szCs w:val="22"/>
            </w:rPr>
          </w:rPrChange>
        </w:rPr>
        <w:t xml:space="preserve"> entrenamiento de modelos supervisados (propensión de compra) y creación de visualizaciones descriptivas de negocio.</w:t>
      </w:r>
    </w:p>
    <w:p w14:paraId="45DD262D" w14:textId="77777777" w:rsidR="00BE425F" w:rsidRPr="00BE425F" w:rsidRDefault="00000000" w:rsidP="00BE425F">
      <w:pPr>
        <w:numPr>
          <w:ilvl w:val="0"/>
          <w:numId w:val="14"/>
        </w:numPr>
        <w:spacing w:line="360" w:lineRule="auto"/>
        <w:ind w:left="0" w:firstLine="720"/>
        <w:rPr>
          <w:lang w:val="es-ES"/>
          <w:rPrChange w:id="354" w:author="Sara Martinez Rendon" w:date="2026-05-03T18:48:00Z">
            <w:rPr>
              <w:rFonts w:asciiTheme="minorHAnsi" w:hAnsiTheme="minorHAnsi" w:cstheme="minorBidi"/>
              <w:sz w:val="22"/>
              <w:szCs w:val="22"/>
              <w:lang w:val="es-ES"/>
            </w:rPr>
          </w:rPrChange>
        </w:rPr>
        <w:pPrChange w:id="355" w:author="Sara Martinez Rendon" w:date="2026-05-03T18:56:00Z">
          <w:pPr>
            <w:numPr>
              <w:numId w:val="14"/>
            </w:numPr>
            <w:tabs>
              <w:tab w:val="num" w:pos="720"/>
            </w:tabs>
            <w:ind w:left="720" w:hanging="360"/>
          </w:pPr>
        </w:pPrChange>
      </w:pPr>
      <w:r>
        <w:rPr>
          <w:b/>
          <w:bCs/>
          <w:rPrChange w:id="356" w:author="Sara Martinez Rendon" w:date="2026-05-03T18:48:00Z">
            <w:rPr>
              <w:rFonts w:asciiTheme="minorHAnsi" w:hAnsiTheme="minorHAnsi" w:cstheme="minorBidi"/>
              <w:b/>
              <w:bCs/>
              <w:sz w:val="22"/>
              <w:szCs w:val="22"/>
            </w:rPr>
          </w:rPrChange>
        </w:rPr>
        <w:lastRenderedPageBreak/>
        <w:t>Validación técnica:</w:t>
      </w:r>
      <w:r>
        <w:rPr>
          <w:rPrChange w:id="357" w:author="Sara Martinez Rendon" w:date="2026-05-03T18:48:00Z">
            <w:rPr>
              <w:rFonts w:asciiTheme="minorHAnsi" w:hAnsiTheme="minorHAnsi" w:cstheme="minorBidi"/>
              <w:sz w:val="22"/>
              <w:szCs w:val="22"/>
            </w:rPr>
          </w:rPrChange>
        </w:rPr>
        <w:t xml:space="preserve"> pruebas de desempeño de los modelos y evaluación del impacto económico potencial del incentivo.</w:t>
      </w:r>
    </w:p>
    <w:p w14:paraId="45DD262E" w14:textId="77777777" w:rsidR="00BE425F" w:rsidRPr="00BE425F" w:rsidRDefault="00000000" w:rsidP="00BE425F">
      <w:pPr>
        <w:numPr>
          <w:ilvl w:val="0"/>
          <w:numId w:val="14"/>
        </w:numPr>
        <w:spacing w:line="360" w:lineRule="auto"/>
        <w:ind w:left="0" w:firstLine="720"/>
        <w:rPr>
          <w:lang w:val="es-ES"/>
          <w:rPrChange w:id="358" w:author="Sara Martinez Rendon" w:date="2026-05-03T18:48:00Z">
            <w:rPr>
              <w:rFonts w:asciiTheme="minorHAnsi" w:hAnsiTheme="minorHAnsi" w:cstheme="minorBidi"/>
              <w:sz w:val="22"/>
              <w:szCs w:val="22"/>
              <w:lang w:val="es-ES"/>
            </w:rPr>
          </w:rPrChange>
        </w:rPr>
        <w:pPrChange w:id="359" w:author="Sara Martinez Rendon" w:date="2026-05-03T18:56:00Z">
          <w:pPr>
            <w:numPr>
              <w:numId w:val="14"/>
            </w:numPr>
            <w:tabs>
              <w:tab w:val="num" w:pos="720"/>
            </w:tabs>
            <w:ind w:left="720" w:hanging="360"/>
          </w:pPr>
        </w:pPrChange>
      </w:pPr>
      <w:r>
        <w:rPr>
          <w:b/>
          <w:bCs/>
          <w:rPrChange w:id="360" w:author="Sara Martinez Rendon" w:date="2026-05-03T18:48:00Z">
            <w:rPr>
              <w:rFonts w:asciiTheme="minorHAnsi" w:hAnsiTheme="minorHAnsi" w:cstheme="minorBidi"/>
              <w:b/>
              <w:bCs/>
              <w:sz w:val="22"/>
              <w:szCs w:val="22"/>
            </w:rPr>
          </w:rPrChange>
        </w:rPr>
        <w:t>Consolidación de entregables:</w:t>
      </w:r>
      <w:r>
        <w:rPr>
          <w:rPrChange w:id="361" w:author="Sara Martinez Rendon" w:date="2026-05-03T18:48:00Z">
            <w:rPr>
              <w:rFonts w:asciiTheme="minorHAnsi" w:hAnsiTheme="minorHAnsi" w:cstheme="minorBidi"/>
              <w:sz w:val="22"/>
              <w:szCs w:val="22"/>
            </w:rPr>
          </w:rPrChange>
        </w:rPr>
        <w:t xml:space="preserve"> redacción del </w:t>
      </w:r>
      <w:r>
        <w:rPr>
          <w:b/>
          <w:bCs/>
          <w:rPrChange w:id="362" w:author="Sara Martinez Rendon" w:date="2026-05-03T18:48:00Z">
            <w:rPr>
              <w:rFonts w:asciiTheme="minorHAnsi" w:hAnsiTheme="minorHAnsi" w:cstheme="minorBidi"/>
              <w:b/>
              <w:bCs/>
              <w:sz w:val="22"/>
              <w:szCs w:val="22"/>
            </w:rPr>
          </w:rPrChange>
        </w:rPr>
        <w:t>documento técnico final</w:t>
      </w:r>
      <w:r>
        <w:rPr>
          <w:rPrChange w:id="363" w:author="Sara Martinez Rendon" w:date="2026-05-03T18:48:00Z">
            <w:rPr>
              <w:rFonts w:asciiTheme="minorHAnsi" w:hAnsiTheme="minorHAnsi" w:cstheme="minorBidi"/>
              <w:sz w:val="22"/>
              <w:szCs w:val="22"/>
            </w:rPr>
          </w:rPrChange>
        </w:rPr>
        <w:t xml:space="preserve">, diseño de la </w:t>
      </w:r>
      <w:r>
        <w:rPr>
          <w:b/>
          <w:bCs/>
          <w:rPrChange w:id="364" w:author="Sara Martinez Rendon" w:date="2026-05-03T18:48:00Z">
            <w:rPr>
              <w:rFonts w:asciiTheme="minorHAnsi" w:hAnsiTheme="minorHAnsi" w:cstheme="minorBidi"/>
              <w:b/>
              <w:bCs/>
              <w:sz w:val="22"/>
              <w:szCs w:val="22"/>
            </w:rPr>
          </w:rPrChange>
        </w:rPr>
        <w:t>presentación ejecutiva</w:t>
      </w:r>
      <w:r>
        <w:rPr>
          <w:rPrChange w:id="365" w:author="Sara Martinez Rendon" w:date="2026-05-03T18:48:00Z">
            <w:rPr>
              <w:rFonts w:asciiTheme="minorHAnsi" w:hAnsiTheme="minorHAnsi" w:cstheme="minorBidi"/>
              <w:sz w:val="22"/>
              <w:szCs w:val="22"/>
            </w:rPr>
          </w:rPrChange>
        </w:rPr>
        <w:t xml:space="preserve"> y limpieza del repositorio de código.</w:t>
      </w:r>
    </w:p>
    <w:p w14:paraId="45DD262F" w14:textId="77777777" w:rsidR="00BE425F" w:rsidRPr="00BE425F" w:rsidRDefault="00000000" w:rsidP="00BE425F">
      <w:pPr>
        <w:numPr>
          <w:ilvl w:val="0"/>
          <w:numId w:val="14"/>
        </w:numPr>
        <w:spacing w:line="360" w:lineRule="auto"/>
        <w:ind w:left="0" w:firstLine="720"/>
        <w:rPr>
          <w:del w:id="366" w:author="Sara Martinez Rendon" w:date="2026-05-03T19:14:00Z"/>
          <w:lang w:val="es-ES"/>
          <w:rPrChange w:id="367" w:author="Sara Martinez Rendon" w:date="2026-05-03T18:48:00Z">
            <w:rPr>
              <w:del w:id="368" w:author="Sara Martinez Rendon" w:date="2026-05-03T19:14:00Z"/>
              <w:rFonts w:asciiTheme="minorHAnsi" w:hAnsiTheme="minorHAnsi" w:cstheme="minorBidi"/>
              <w:sz w:val="22"/>
              <w:szCs w:val="22"/>
              <w:lang w:val="es-ES"/>
            </w:rPr>
          </w:rPrChange>
        </w:rPr>
        <w:pPrChange w:id="369" w:author="Sara Martinez Rendon" w:date="2026-05-03T18:56:00Z">
          <w:pPr>
            <w:numPr>
              <w:numId w:val="14"/>
            </w:numPr>
            <w:tabs>
              <w:tab w:val="num" w:pos="720"/>
            </w:tabs>
            <w:ind w:left="720" w:hanging="360"/>
          </w:pPr>
        </w:pPrChange>
      </w:pPr>
      <w:r>
        <w:rPr>
          <w:b/>
          <w:bCs/>
          <w:rPrChange w:id="370" w:author="Sara Martinez Rendon" w:date="2026-05-03T18:48:00Z">
            <w:rPr>
              <w:rFonts w:asciiTheme="minorHAnsi" w:hAnsiTheme="minorHAnsi" w:cstheme="minorBidi"/>
              <w:b/>
              <w:bCs/>
              <w:sz w:val="22"/>
              <w:szCs w:val="22"/>
            </w:rPr>
          </w:rPrChange>
        </w:rPr>
        <w:t>Sustentación y difusión:</w:t>
      </w:r>
      <w:r>
        <w:rPr>
          <w:rPrChange w:id="371" w:author="Sara Martinez Rendon" w:date="2026-05-03T18:48:00Z">
            <w:rPr>
              <w:rFonts w:asciiTheme="minorHAnsi" w:hAnsiTheme="minorHAnsi" w:cstheme="minorBidi"/>
              <w:sz w:val="22"/>
              <w:szCs w:val="22"/>
            </w:rPr>
          </w:rPrChange>
        </w:rPr>
        <w:t xml:space="preserve"> presentación oficial de resultados y comunicación de hallazgos del proyecto.</w:t>
      </w:r>
    </w:p>
    <w:p w14:paraId="45DD2630" w14:textId="77777777" w:rsidR="00BE425F" w:rsidRDefault="00BE425F">
      <w:pPr>
        <w:spacing w:line="360" w:lineRule="auto"/>
        <w:ind w:firstLine="720"/>
        <w:rPr>
          <w:ins w:id="372" w:author="Sara Martinez Rendon" w:date="2026-05-03T18:48:00Z"/>
          <w:b/>
          <w:bCs/>
          <w:lang w:val="es-ES"/>
        </w:rPr>
      </w:pPr>
    </w:p>
    <w:p w14:paraId="45DD2631" w14:textId="77777777" w:rsidR="00BE425F" w:rsidRPr="00BE425F" w:rsidRDefault="00BE425F">
      <w:pPr>
        <w:rPr>
          <w:del w:id="373" w:author="Sara Martinez Rendon" w:date="2026-05-03T19:01:00Z"/>
          <w:b/>
          <w:bCs/>
          <w:lang w:val="es-ES"/>
          <w:rPrChange w:id="374" w:author="Sara Martinez Rendon" w:date="2026-05-03T18:48:00Z">
            <w:rPr>
              <w:del w:id="375" w:author="Sara Martinez Rendon" w:date="2026-05-03T19:01:00Z"/>
              <w:rFonts w:asciiTheme="minorHAnsi" w:hAnsiTheme="minorHAnsi" w:cstheme="minorBidi"/>
              <w:b/>
              <w:bCs/>
              <w:lang w:val="es-ES"/>
            </w:rPr>
          </w:rPrChange>
        </w:rPr>
      </w:pPr>
    </w:p>
    <w:p w14:paraId="45DD2632" w14:textId="77777777" w:rsidR="00BE425F" w:rsidRPr="00BE425F" w:rsidRDefault="00000000">
      <w:pPr>
        <w:rPr>
          <w:b/>
          <w:bCs/>
          <w:lang w:val="es-ES"/>
          <w:rPrChange w:id="376" w:author="Sara Martinez Rendon" w:date="2026-05-03T18:48:00Z">
            <w:rPr>
              <w:rFonts w:asciiTheme="minorHAnsi" w:hAnsiTheme="minorHAnsi" w:cstheme="minorBidi"/>
              <w:b/>
              <w:bCs/>
              <w:lang w:val="es-ES"/>
            </w:rPr>
          </w:rPrChange>
        </w:rPr>
      </w:pPr>
      <w:r>
        <w:rPr>
          <w:b/>
          <w:bCs/>
          <w:rPrChange w:id="377" w:author="Sara Martinez Rendon" w:date="2026-05-03T18:48:00Z">
            <w:rPr>
              <w:rFonts w:asciiTheme="minorHAnsi" w:hAnsiTheme="minorHAnsi" w:cstheme="minorBidi"/>
              <w:b/>
              <w:bCs/>
            </w:rPr>
          </w:rPrChange>
        </w:rPr>
        <w:t>Cronograma de planeación semanal:</w:t>
      </w:r>
    </w:p>
    <w:p w14:paraId="45DD2633" w14:textId="77777777" w:rsidR="00BE425F" w:rsidRPr="00BE425F" w:rsidRDefault="00BE425F">
      <w:pPr>
        <w:rPr>
          <w:b/>
          <w:bCs/>
          <w:lang w:val="es-ES"/>
          <w:rPrChange w:id="378" w:author="Sara Martinez Rendon" w:date="2026-05-03T18:48:00Z">
            <w:rPr>
              <w:rFonts w:asciiTheme="minorHAnsi" w:hAnsiTheme="minorHAnsi" w:cstheme="minorBidi"/>
              <w:b/>
              <w:bCs/>
              <w:lang w:val="es-ES"/>
            </w:rPr>
          </w:rPrChange>
        </w:rPr>
      </w:pPr>
    </w:p>
    <w:tbl>
      <w:tblPr>
        <w:tblStyle w:val="Tablaconcuadrcula5oscura-nfasis1"/>
        <w:tblW w:w="10390" w:type="dxa"/>
        <w:tblInd w:w="-523" w:type="dxa"/>
        <w:tblLook w:val="04A0" w:firstRow="1" w:lastRow="0" w:firstColumn="1" w:lastColumn="0" w:noHBand="0" w:noVBand="1"/>
        <w:tblPrChange w:id="379" w:author="Sara Martinez Rendon" w:date="2026-05-03T18:45:00Z">
          <w:tblPr>
            <w:tblW w:w="0" w:type="auto"/>
            <w:tblLook w:val="04A0" w:firstRow="1" w:lastRow="0" w:firstColumn="1" w:lastColumn="0" w:noHBand="0" w:noVBand="1"/>
          </w:tblPr>
        </w:tblPrChange>
      </w:tblPr>
      <w:tblGrid>
        <w:gridCol w:w="3025"/>
        <w:gridCol w:w="1997"/>
        <w:gridCol w:w="1084"/>
        <w:gridCol w:w="1084"/>
        <w:gridCol w:w="1084"/>
        <w:gridCol w:w="1084"/>
        <w:gridCol w:w="1032"/>
        <w:tblGridChange w:id="380">
          <w:tblGrid>
            <w:gridCol w:w="1041"/>
            <w:gridCol w:w="1957"/>
            <w:gridCol w:w="27"/>
            <w:gridCol w:w="1497"/>
            <w:gridCol w:w="500"/>
            <w:gridCol w:w="743"/>
            <w:gridCol w:w="341"/>
            <w:gridCol w:w="902"/>
            <w:gridCol w:w="182"/>
            <w:gridCol w:w="1061"/>
            <w:gridCol w:w="23"/>
            <w:gridCol w:w="1084"/>
            <w:gridCol w:w="136"/>
            <w:gridCol w:w="896"/>
            <w:gridCol w:w="258"/>
          </w:tblGrid>
        </w:tblGridChange>
      </w:tblGrid>
      <w:tr w:rsidR="00BE425F" w14:paraId="45DD263B" w14:textId="77777777" w:rsidTr="00BE425F">
        <w:trPr>
          <w:cnfStyle w:val="100000000000" w:firstRow="1" w:lastRow="0" w:firstColumn="0" w:lastColumn="0" w:oddVBand="0" w:evenVBand="0" w:oddHBand="0" w:evenHBand="0" w:firstRowFirstColumn="0" w:firstRowLastColumn="0" w:lastRowFirstColumn="0" w:lastRowLastColumn="0"/>
          <w:trHeight w:val="1234"/>
          <w:trPrChange w:id="381"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382" w:author="Sara Martinez Rendon" w:date="2026-05-03T18:45:00Z">
              <w:tcPr>
                <w:tcW w:w="0" w:type="auto"/>
              </w:tcPr>
            </w:tcPrChange>
          </w:tcPr>
          <w:p w14:paraId="45DD2634" w14:textId="77777777" w:rsidR="00BE425F" w:rsidRPr="00BE425F" w:rsidRDefault="00000000">
            <w:pPr>
              <w:cnfStyle w:val="101000000000" w:firstRow="1" w:lastRow="0" w:firstColumn="1" w:lastColumn="0" w:oddVBand="0" w:evenVBand="0" w:oddHBand="0" w:evenHBand="0" w:firstRowFirstColumn="0" w:firstRowLastColumn="0" w:lastRowFirstColumn="0" w:lastRowLastColumn="0"/>
              <w:rPr>
                <w:lang w:val="es-ES"/>
                <w:rPrChange w:id="383" w:author="Sara Martinez Rendon" w:date="2026-05-03T18:48:00Z">
                  <w:rPr>
                    <w:rFonts w:asciiTheme="minorHAnsi" w:hAnsiTheme="minorHAnsi" w:cstheme="minorBidi"/>
                    <w:sz w:val="22"/>
                    <w:szCs w:val="22"/>
                    <w:lang w:val="es-ES"/>
                  </w:rPr>
                </w:rPrChange>
              </w:rPr>
            </w:pPr>
            <w:r>
              <w:rPr>
                <w:rPrChange w:id="384" w:author="Sara Martinez Rendon" w:date="2026-05-03T18:48:00Z">
                  <w:rPr>
                    <w:rFonts w:asciiTheme="minorHAnsi" w:hAnsiTheme="minorHAnsi" w:cstheme="minorBidi"/>
                    <w:sz w:val="22"/>
                    <w:szCs w:val="22"/>
                  </w:rPr>
                </w:rPrChange>
              </w:rPr>
              <w:t>Fase / Actividad Principal</w:t>
            </w:r>
          </w:p>
        </w:tc>
        <w:tc>
          <w:tcPr>
            <w:tcW w:w="0" w:type="auto"/>
            <w:tcPrChange w:id="385" w:author="Sara Martinez Rendon" w:date="2026-05-03T18:45:00Z">
              <w:tcPr>
                <w:tcW w:w="0" w:type="auto"/>
                <w:gridSpan w:val="2"/>
              </w:tcPr>
            </w:tcPrChange>
          </w:tcPr>
          <w:p w14:paraId="45DD2635" w14:textId="77777777" w:rsidR="00BE425F" w:rsidRPr="00BE425F" w:rsidRDefault="00000000">
            <w:pPr>
              <w:cnfStyle w:val="100000000000" w:firstRow="1" w:lastRow="0" w:firstColumn="0" w:lastColumn="0" w:oddVBand="0" w:evenVBand="0" w:oddHBand="0" w:evenHBand="0" w:firstRowFirstColumn="0" w:firstRowLastColumn="0" w:lastRowFirstColumn="0" w:lastRowLastColumn="0"/>
              <w:rPr>
                <w:lang w:val="es-ES"/>
                <w:rPrChange w:id="386" w:author="Sara Martinez Rendon" w:date="2026-05-03T18:48:00Z">
                  <w:rPr>
                    <w:rFonts w:asciiTheme="minorHAnsi" w:hAnsiTheme="minorHAnsi" w:cstheme="minorBidi"/>
                    <w:sz w:val="22"/>
                    <w:szCs w:val="22"/>
                    <w:lang w:val="es-ES"/>
                  </w:rPr>
                </w:rPrChange>
              </w:rPr>
            </w:pPr>
            <w:r>
              <w:rPr>
                <w:rPrChange w:id="387" w:author="Sara Martinez Rendon" w:date="2026-05-03T18:48:00Z">
                  <w:rPr>
                    <w:rFonts w:asciiTheme="minorHAnsi" w:hAnsiTheme="minorHAnsi" w:cstheme="minorBidi"/>
                    <w:sz w:val="22"/>
                    <w:szCs w:val="22"/>
                  </w:rPr>
                </w:rPrChange>
              </w:rPr>
              <w:t>Periodo de Ejecución</w:t>
            </w:r>
          </w:p>
        </w:tc>
        <w:tc>
          <w:tcPr>
            <w:tcW w:w="0" w:type="auto"/>
            <w:tcPrChange w:id="388" w:author="Sara Martinez Rendon" w:date="2026-05-03T18:45:00Z">
              <w:tcPr>
                <w:tcW w:w="0" w:type="auto"/>
                <w:gridSpan w:val="2"/>
              </w:tcPr>
            </w:tcPrChange>
          </w:tcPr>
          <w:p w14:paraId="45DD2636" w14:textId="77777777" w:rsidR="00BE425F" w:rsidRPr="00BE425F" w:rsidRDefault="00000000">
            <w:pPr>
              <w:cnfStyle w:val="100000000000" w:firstRow="1" w:lastRow="0" w:firstColumn="0" w:lastColumn="0" w:oddVBand="0" w:evenVBand="0" w:oddHBand="0" w:evenHBand="0" w:firstRowFirstColumn="0" w:firstRowLastColumn="0" w:lastRowFirstColumn="0" w:lastRowLastColumn="0"/>
              <w:rPr>
                <w:lang w:val="es-ES"/>
                <w:rPrChange w:id="389" w:author="Sara Martinez Rendon" w:date="2026-05-03T18:48:00Z">
                  <w:rPr>
                    <w:rFonts w:asciiTheme="minorHAnsi" w:hAnsiTheme="minorHAnsi" w:cstheme="minorBidi"/>
                    <w:sz w:val="22"/>
                    <w:szCs w:val="22"/>
                    <w:lang w:val="es-ES"/>
                  </w:rPr>
                </w:rPrChange>
              </w:rPr>
            </w:pPr>
            <w:r>
              <w:rPr>
                <w:rPrChange w:id="390" w:author="Sara Martinez Rendon" w:date="2026-05-03T18:48:00Z">
                  <w:rPr>
                    <w:rFonts w:asciiTheme="minorHAnsi" w:hAnsiTheme="minorHAnsi" w:cstheme="minorBidi"/>
                    <w:sz w:val="22"/>
                    <w:szCs w:val="22"/>
                  </w:rPr>
                </w:rPrChange>
              </w:rPr>
              <w:t>May (W1)</w:t>
            </w:r>
          </w:p>
        </w:tc>
        <w:tc>
          <w:tcPr>
            <w:tcW w:w="0" w:type="auto"/>
            <w:tcPrChange w:id="391" w:author="Sara Martinez Rendon" w:date="2026-05-03T18:45:00Z">
              <w:tcPr>
                <w:tcW w:w="0" w:type="auto"/>
                <w:gridSpan w:val="2"/>
              </w:tcPr>
            </w:tcPrChange>
          </w:tcPr>
          <w:p w14:paraId="45DD2637" w14:textId="77777777" w:rsidR="00BE425F" w:rsidRPr="00BE425F" w:rsidRDefault="00000000">
            <w:pPr>
              <w:cnfStyle w:val="100000000000" w:firstRow="1" w:lastRow="0" w:firstColumn="0" w:lastColumn="0" w:oddVBand="0" w:evenVBand="0" w:oddHBand="0" w:evenHBand="0" w:firstRowFirstColumn="0" w:firstRowLastColumn="0" w:lastRowFirstColumn="0" w:lastRowLastColumn="0"/>
              <w:rPr>
                <w:lang w:val="es-ES"/>
                <w:rPrChange w:id="392" w:author="Sara Martinez Rendon" w:date="2026-05-03T18:48:00Z">
                  <w:rPr>
                    <w:rFonts w:asciiTheme="minorHAnsi" w:hAnsiTheme="minorHAnsi" w:cstheme="minorBidi"/>
                    <w:sz w:val="22"/>
                    <w:szCs w:val="22"/>
                    <w:lang w:val="es-ES"/>
                  </w:rPr>
                </w:rPrChange>
              </w:rPr>
            </w:pPr>
            <w:r>
              <w:rPr>
                <w:rPrChange w:id="393" w:author="Sara Martinez Rendon" w:date="2026-05-03T18:48:00Z">
                  <w:rPr>
                    <w:rFonts w:asciiTheme="minorHAnsi" w:hAnsiTheme="minorHAnsi" w:cstheme="minorBidi"/>
                    <w:sz w:val="22"/>
                    <w:szCs w:val="22"/>
                  </w:rPr>
                </w:rPrChange>
              </w:rPr>
              <w:t>May (W2)</w:t>
            </w:r>
          </w:p>
        </w:tc>
        <w:tc>
          <w:tcPr>
            <w:tcW w:w="0" w:type="auto"/>
            <w:tcPrChange w:id="394" w:author="Sara Martinez Rendon" w:date="2026-05-03T18:45:00Z">
              <w:tcPr>
                <w:tcW w:w="0" w:type="auto"/>
                <w:gridSpan w:val="2"/>
              </w:tcPr>
            </w:tcPrChange>
          </w:tcPr>
          <w:p w14:paraId="45DD2638" w14:textId="77777777" w:rsidR="00BE425F" w:rsidRPr="00BE425F" w:rsidRDefault="00000000">
            <w:pPr>
              <w:cnfStyle w:val="100000000000" w:firstRow="1" w:lastRow="0" w:firstColumn="0" w:lastColumn="0" w:oddVBand="0" w:evenVBand="0" w:oddHBand="0" w:evenHBand="0" w:firstRowFirstColumn="0" w:firstRowLastColumn="0" w:lastRowFirstColumn="0" w:lastRowLastColumn="0"/>
              <w:rPr>
                <w:lang w:val="es-ES"/>
                <w:rPrChange w:id="395" w:author="Sara Martinez Rendon" w:date="2026-05-03T18:48:00Z">
                  <w:rPr>
                    <w:rFonts w:asciiTheme="minorHAnsi" w:hAnsiTheme="minorHAnsi" w:cstheme="minorBidi"/>
                    <w:sz w:val="22"/>
                    <w:szCs w:val="22"/>
                    <w:lang w:val="es-ES"/>
                  </w:rPr>
                </w:rPrChange>
              </w:rPr>
            </w:pPr>
            <w:r>
              <w:rPr>
                <w:rPrChange w:id="396" w:author="Sara Martinez Rendon" w:date="2026-05-03T18:48:00Z">
                  <w:rPr>
                    <w:rFonts w:asciiTheme="minorHAnsi" w:hAnsiTheme="minorHAnsi" w:cstheme="minorBidi"/>
                    <w:sz w:val="22"/>
                    <w:szCs w:val="22"/>
                  </w:rPr>
                </w:rPrChange>
              </w:rPr>
              <w:t>May (W3)</w:t>
            </w:r>
          </w:p>
        </w:tc>
        <w:tc>
          <w:tcPr>
            <w:tcW w:w="0" w:type="auto"/>
            <w:tcPrChange w:id="397" w:author="Sara Martinez Rendon" w:date="2026-05-03T18:45:00Z">
              <w:tcPr>
                <w:tcW w:w="0" w:type="auto"/>
                <w:gridSpan w:val="3"/>
              </w:tcPr>
            </w:tcPrChange>
          </w:tcPr>
          <w:p w14:paraId="45DD2639" w14:textId="77777777" w:rsidR="00BE425F" w:rsidRPr="00BE425F" w:rsidRDefault="00000000">
            <w:pPr>
              <w:cnfStyle w:val="100000000000" w:firstRow="1" w:lastRow="0" w:firstColumn="0" w:lastColumn="0" w:oddVBand="0" w:evenVBand="0" w:oddHBand="0" w:evenHBand="0" w:firstRowFirstColumn="0" w:firstRowLastColumn="0" w:lastRowFirstColumn="0" w:lastRowLastColumn="0"/>
              <w:rPr>
                <w:lang w:val="es-ES"/>
                <w:rPrChange w:id="398" w:author="Sara Martinez Rendon" w:date="2026-05-03T18:48:00Z">
                  <w:rPr>
                    <w:rFonts w:asciiTheme="minorHAnsi" w:hAnsiTheme="minorHAnsi" w:cstheme="minorBidi"/>
                    <w:sz w:val="22"/>
                    <w:szCs w:val="22"/>
                    <w:lang w:val="es-ES"/>
                  </w:rPr>
                </w:rPrChange>
              </w:rPr>
            </w:pPr>
            <w:r>
              <w:rPr>
                <w:rPrChange w:id="399" w:author="Sara Martinez Rendon" w:date="2026-05-03T18:48:00Z">
                  <w:rPr>
                    <w:rFonts w:asciiTheme="minorHAnsi" w:hAnsiTheme="minorHAnsi" w:cstheme="minorBidi"/>
                    <w:sz w:val="22"/>
                    <w:szCs w:val="22"/>
                  </w:rPr>
                </w:rPrChange>
              </w:rPr>
              <w:t>May (W4)</w:t>
            </w:r>
          </w:p>
        </w:tc>
        <w:tc>
          <w:tcPr>
            <w:tcW w:w="0" w:type="auto"/>
            <w:tcPrChange w:id="400" w:author="Sara Martinez Rendon" w:date="2026-05-03T18:45:00Z">
              <w:tcPr>
                <w:tcW w:w="0" w:type="auto"/>
                <w:gridSpan w:val="2"/>
              </w:tcPr>
            </w:tcPrChange>
          </w:tcPr>
          <w:p w14:paraId="45DD263A" w14:textId="77777777" w:rsidR="00BE425F" w:rsidRPr="00BE425F" w:rsidRDefault="00000000">
            <w:pPr>
              <w:cnfStyle w:val="100000000000" w:firstRow="1" w:lastRow="0" w:firstColumn="0" w:lastColumn="0" w:oddVBand="0" w:evenVBand="0" w:oddHBand="0" w:evenHBand="0" w:firstRowFirstColumn="0" w:firstRowLastColumn="0" w:lastRowFirstColumn="0" w:lastRowLastColumn="0"/>
              <w:rPr>
                <w:lang w:val="es-ES"/>
                <w:rPrChange w:id="401" w:author="Sara Martinez Rendon" w:date="2026-05-03T18:48:00Z">
                  <w:rPr>
                    <w:rFonts w:asciiTheme="minorHAnsi" w:hAnsiTheme="minorHAnsi" w:cstheme="minorBidi"/>
                    <w:sz w:val="22"/>
                    <w:szCs w:val="22"/>
                    <w:lang w:val="es-ES"/>
                  </w:rPr>
                </w:rPrChange>
              </w:rPr>
            </w:pPr>
            <w:r>
              <w:rPr>
                <w:rPrChange w:id="402" w:author="Sara Martinez Rendon" w:date="2026-05-03T18:48:00Z">
                  <w:rPr>
                    <w:rFonts w:asciiTheme="minorHAnsi" w:hAnsiTheme="minorHAnsi" w:cstheme="minorBidi"/>
                    <w:sz w:val="22"/>
                    <w:szCs w:val="22"/>
                  </w:rPr>
                </w:rPrChange>
              </w:rPr>
              <w:t>Jun (W5)</w:t>
            </w:r>
          </w:p>
        </w:tc>
      </w:tr>
      <w:tr w:rsidR="00BE425F" w14:paraId="45DD2643" w14:textId="77777777" w:rsidTr="00BE425F">
        <w:trPr>
          <w:cnfStyle w:val="000000100000" w:firstRow="0" w:lastRow="0" w:firstColumn="0" w:lastColumn="0" w:oddVBand="0" w:evenVBand="0" w:oddHBand="1" w:evenHBand="0" w:firstRowFirstColumn="0" w:firstRowLastColumn="0" w:lastRowFirstColumn="0" w:lastRowLastColumn="0"/>
          <w:trHeight w:val="811"/>
          <w:trPrChange w:id="403"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404" w:author="Sara Martinez Rendon" w:date="2026-05-03T18:45:00Z">
              <w:tcPr>
                <w:tcW w:w="0" w:type="auto"/>
              </w:tcPr>
            </w:tcPrChange>
          </w:tcPr>
          <w:p w14:paraId="45DD263C" w14:textId="77777777" w:rsidR="00BE425F" w:rsidRPr="00BE425F" w:rsidRDefault="00000000">
            <w:pPr>
              <w:cnfStyle w:val="001000100000" w:firstRow="0" w:lastRow="0" w:firstColumn="1" w:lastColumn="0" w:oddVBand="0" w:evenVBand="0" w:oddHBand="1" w:evenHBand="0" w:firstRowFirstColumn="0" w:firstRowLastColumn="0" w:lastRowFirstColumn="0" w:lastRowLastColumn="0"/>
              <w:rPr>
                <w:lang w:val="es-ES"/>
                <w:rPrChange w:id="405" w:author="Sara Martinez Rendon" w:date="2026-05-03T18:48:00Z">
                  <w:rPr>
                    <w:rFonts w:asciiTheme="minorHAnsi" w:hAnsiTheme="minorHAnsi" w:cstheme="minorBidi"/>
                    <w:sz w:val="22"/>
                    <w:szCs w:val="22"/>
                    <w:lang w:val="es-ES"/>
                  </w:rPr>
                </w:rPrChange>
              </w:rPr>
            </w:pPr>
            <w:r>
              <w:rPr>
                <w:rPrChange w:id="406" w:author="Sara Martinez Rendon" w:date="2026-05-03T18:48:00Z">
                  <w:rPr>
                    <w:rFonts w:asciiTheme="minorHAnsi" w:hAnsiTheme="minorHAnsi" w:cstheme="minorBidi"/>
                    <w:sz w:val="22"/>
                    <w:szCs w:val="22"/>
                  </w:rPr>
                </w:rPrChange>
              </w:rPr>
              <w:t>Business Understanding</w:t>
            </w:r>
          </w:p>
        </w:tc>
        <w:tc>
          <w:tcPr>
            <w:tcW w:w="0" w:type="auto"/>
            <w:tcPrChange w:id="407" w:author="Sara Martinez Rendon" w:date="2026-05-03T18:45:00Z">
              <w:tcPr>
                <w:tcW w:w="0" w:type="auto"/>
                <w:gridSpan w:val="2"/>
              </w:tcPr>
            </w:tcPrChange>
          </w:tcPr>
          <w:p w14:paraId="45DD263D"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408" w:author="Sara Martinez Rendon" w:date="2026-05-03T18:48:00Z">
                  <w:rPr>
                    <w:rFonts w:asciiTheme="minorHAnsi" w:hAnsiTheme="minorHAnsi" w:cstheme="minorBidi"/>
                    <w:sz w:val="22"/>
                    <w:szCs w:val="22"/>
                    <w:lang w:val="es-ES"/>
                  </w:rPr>
                </w:rPrChange>
              </w:rPr>
            </w:pPr>
            <w:r>
              <w:rPr>
                <w:rPrChange w:id="409" w:author="Sara Martinez Rendon" w:date="2026-05-03T18:48:00Z">
                  <w:rPr>
                    <w:rFonts w:asciiTheme="minorHAnsi" w:hAnsiTheme="minorHAnsi" w:cstheme="minorBidi"/>
                    <w:sz w:val="22"/>
                    <w:szCs w:val="22"/>
                  </w:rPr>
                </w:rPrChange>
              </w:rPr>
              <w:t>27-abr al 10-may</w:t>
            </w:r>
          </w:p>
        </w:tc>
        <w:tc>
          <w:tcPr>
            <w:tcW w:w="0" w:type="auto"/>
            <w:tcPrChange w:id="410" w:author="Sara Martinez Rendon" w:date="2026-05-03T18:45:00Z">
              <w:tcPr>
                <w:tcW w:w="0" w:type="auto"/>
                <w:gridSpan w:val="2"/>
              </w:tcPr>
            </w:tcPrChange>
          </w:tcPr>
          <w:p w14:paraId="45DD263E"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411" w:author="Sara Martinez Rendon" w:date="2026-05-03T18:48:00Z">
                  <w:rPr>
                    <w:rFonts w:asciiTheme="minorHAnsi" w:hAnsiTheme="minorHAnsi" w:cstheme="minorBidi"/>
                    <w:sz w:val="22"/>
                    <w:szCs w:val="22"/>
                    <w:lang w:val="es-ES"/>
                  </w:rPr>
                </w:rPrChange>
              </w:rPr>
            </w:pPr>
            <w:r>
              <w:rPr>
                <w:b/>
                <w:bCs/>
                <w:rPrChange w:id="412" w:author="Sara Martinez Rendon" w:date="2026-05-03T18:48:00Z">
                  <w:rPr>
                    <w:rFonts w:asciiTheme="minorHAnsi" w:hAnsiTheme="minorHAnsi" w:cstheme="minorBidi"/>
                    <w:b/>
                    <w:bCs/>
                    <w:sz w:val="22"/>
                    <w:szCs w:val="22"/>
                  </w:rPr>
                </w:rPrChange>
              </w:rPr>
              <w:t>X</w:t>
            </w:r>
          </w:p>
        </w:tc>
        <w:tc>
          <w:tcPr>
            <w:tcW w:w="0" w:type="auto"/>
            <w:tcPrChange w:id="413" w:author="Sara Martinez Rendon" w:date="2026-05-03T18:45:00Z">
              <w:tcPr>
                <w:tcW w:w="0" w:type="auto"/>
                <w:gridSpan w:val="2"/>
              </w:tcPr>
            </w:tcPrChange>
          </w:tcPr>
          <w:p w14:paraId="45DD263F"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14" w:author="Sara Martinez Rendon" w:date="2026-05-03T18:48:00Z">
                  <w:rPr>
                    <w:rFonts w:asciiTheme="minorHAnsi" w:hAnsiTheme="minorHAnsi" w:cstheme="minorBidi"/>
                    <w:sz w:val="22"/>
                    <w:szCs w:val="22"/>
                    <w:lang w:val="es-ES"/>
                  </w:rPr>
                </w:rPrChange>
              </w:rPr>
            </w:pPr>
          </w:p>
        </w:tc>
        <w:tc>
          <w:tcPr>
            <w:tcW w:w="0" w:type="auto"/>
            <w:tcPrChange w:id="415" w:author="Sara Martinez Rendon" w:date="2026-05-03T18:45:00Z">
              <w:tcPr>
                <w:tcW w:w="0" w:type="auto"/>
                <w:gridSpan w:val="2"/>
              </w:tcPr>
            </w:tcPrChange>
          </w:tcPr>
          <w:p w14:paraId="45DD2640"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16" w:author="Sara Martinez Rendon" w:date="2026-05-03T18:48:00Z">
                  <w:rPr>
                    <w:rFonts w:asciiTheme="minorHAnsi" w:hAnsiTheme="minorHAnsi" w:cstheme="minorBidi"/>
                    <w:sz w:val="22"/>
                    <w:szCs w:val="22"/>
                    <w:lang w:val="es-ES"/>
                  </w:rPr>
                </w:rPrChange>
              </w:rPr>
            </w:pPr>
          </w:p>
        </w:tc>
        <w:tc>
          <w:tcPr>
            <w:tcW w:w="0" w:type="auto"/>
            <w:tcPrChange w:id="417" w:author="Sara Martinez Rendon" w:date="2026-05-03T18:45:00Z">
              <w:tcPr>
                <w:tcW w:w="0" w:type="auto"/>
                <w:gridSpan w:val="3"/>
              </w:tcPr>
            </w:tcPrChange>
          </w:tcPr>
          <w:p w14:paraId="45DD2641"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18" w:author="Sara Martinez Rendon" w:date="2026-05-03T18:48:00Z">
                  <w:rPr>
                    <w:rFonts w:asciiTheme="minorHAnsi" w:hAnsiTheme="minorHAnsi" w:cstheme="minorBidi"/>
                    <w:sz w:val="22"/>
                    <w:szCs w:val="22"/>
                    <w:lang w:val="es-ES"/>
                  </w:rPr>
                </w:rPrChange>
              </w:rPr>
            </w:pPr>
          </w:p>
        </w:tc>
        <w:tc>
          <w:tcPr>
            <w:tcW w:w="0" w:type="auto"/>
            <w:tcPrChange w:id="419" w:author="Sara Martinez Rendon" w:date="2026-05-03T18:45:00Z">
              <w:tcPr>
                <w:tcW w:w="0" w:type="auto"/>
                <w:gridSpan w:val="2"/>
              </w:tcPr>
            </w:tcPrChange>
          </w:tcPr>
          <w:p w14:paraId="45DD2642"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20" w:author="Sara Martinez Rendon" w:date="2026-05-03T18:48:00Z">
                  <w:rPr>
                    <w:rFonts w:asciiTheme="minorHAnsi" w:hAnsiTheme="minorHAnsi" w:cstheme="minorBidi"/>
                    <w:sz w:val="22"/>
                    <w:szCs w:val="22"/>
                    <w:lang w:val="es-ES"/>
                  </w:rPr>
                </w:rPrChange>
              </w:rPr>
            </w:pPr>
          </w:p>
        </w:tc>
      </w:tr>
      <w:tr w:rsidR="00BE425F" w14:paraId="45DD264B" w14:textId="77777777" w:rsidTr="00BE425F">
        <w:trPr>
          <w:trHeight w:val="822"/>
          <w:trPrChange w:id="421"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422" w:author="Sara Martinez Rendon" w:date="2026-05-03T18:45:00Z">
              <w:tcPr>
                <w:tcW w:w="0" w:type="auto"/>
              </w:tcPr>
            </w:tcPrChange>
          </w:tcPr>
          <w:p w14:paraId="45DD2644" w14:textId="77777777" w:rsidR="00BE425F" w:rsidRPr="00BE425F" w:rsidRDefault="00000000">
            <w:pPr>
              <w:rPr>
                <w:lang w:val="es-ES"/>
                <w:rPrChange w:id="423" w:author="Sara Martinez Rendon" w:date="2026-05-03T18:48:00Z">
                  <w:rPr>
                    <w:rFonts w:asciiTheme="minorHAnsi" w:hAnsiTheme="minorHAnsi" w:cstheme="minorBidi"/>
                    <w:sz w:val="22"/>
                    <w:szCs w:val="22"/>
                    <w:lang w:val="es-ES"/>
                  </w:rPr>
                </w:rPrChange>
              </w:rPr>
            </w:pPr>
            <w:r>
              <w:rPr>
                <w:rPrChange w:id="424" w:author="Sara Martinez Rendon" w:date="2026-05-03T18:48:00Z">
                  <w:rPr>
                    <w:rFonts w:asciiTheme="minorHAnsi" w:hAnsiTheme="minorHAnsi" w:cstheme="minorBidi"/>
                    <w:sz w:val="22"/>
                    <w:szCs w:val="22"/>
                  </w:rPr>
                </w:rPrChange>
              </w:rPr>
              <w:t>Data Understanding</w:t>
            </w:r>
          </w:p>
        </w:tc>
        <w:tc>
          <w:tcPr>
            <w:tcW w:w="0" w:type="auto"/>
            <w:tcPrChange w:id="425" w:author="Sara Martinez Rendon" w:date="2026-05-03T18:45:00Z">
              <w:tcPr>
                <w:tcW w:w="0" w:type="auto"/>
                <w:gridSpan w:val="2"/>
              </w:tcPr>
            </w:tcPrChange>
          </w:tcPr>
          <w:p w14:paraId="45DD2645"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426" w:author="Sara Martinez Rendon" w:date="2026-05-03T18:48:00Z">
                  <w:rPr>
                    <w:rFonts w:asciiTheme="minorHAnsi" w:hAnsiTheme="minorHAnsi" w:cstheme="minorBidi"/>
                    <w:sz w:val="22"/>
                    <w:szCs w:val="22"/>
                    <w:lang w:val="es-ES"/>
                  </w:rPr>
                </w:rPrChange>
              </w:rPr>
            </w:pPr>
            <w:r>
              <w:rPr>
                <w:rPrChange w:id="427" w:author="Sara Martinez Rendon" w:date="2026-05-03T18:48:00Z">
                  <w:rPr>
                    <w:rFonts w:asciiTheme="minorHAnsi" w:hAnsiTheme="minorHAnsi" w:cstheme="minorBidi"/>
                    <w:sz w:val="22"/>
                    <w:szCs w:val="22"/>
                  </w:rPr>
                </w:rPrChange>
              </w:rPr>
              <w:t>04-may al 10-may</w:t>
            </w:r>
          </w:p>
        </w:tc>
        <w:tc>
          <w:tcPr>
            <w:tcW w:w="0" w:type="auto"/>
            <w:tcPrChange w:id="428" w:author="Sara Martinez Rendon" w:date="2026-05-03T18:45:00Z">
              <w:tcPr>
                <w:tcW w:w="0" w:type="auto"/>
                <w:gridSpan w:val="2"/>
              </w:tcPr>
            </w:tcPrChange>
          </w:tcPr>
          <w:p w14:paraId="45DD2646"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429" w:author="Sara Martinez Rendon" w:date="2026-05-03T18:48:00Z">
                  <w:rPr>
                    <w:rFonts w:asciiTheme="minorHAnsi" w:hAnsiTheme="minorHAnsi" w:cstheme="minorBidi"/>
                    <w:sz w:val="22"/>
                    <w:szCs w:val="22"/>
                    <w:lang w:val="es-ES"/>
                  </w:rPr>
                </w:rPrChange>
              </w:rPr>
            </w:pPr>
            <w:r>
              <w:rPr>
                <w:b/>
                <w:bCs/>
                <w:rPrChange w:id="430" w:author="Sara Martinez Rendon" w:date="2026-05-03T18:48:00Z">
                  <w:rPr>
                    <w:rFonts w:asciiTheme="minorHAnsi" w:hAnsiTheme="minorHAnsi" w:cstheme="minorBidi"/>
                    <w:b/>
                    <w:bCs/>
                    <w:sz w:val="22"/>
                    <w:szCs w:val="22"/>
                  </w:rPr>
                </w:rPrChange>
              </w:rPr>
              <w:t>X</w:t>
            </w:r>
          </w:p>
        </w:tc>
        <w:tc>
          <w:tcPr>
            <w:tcW w:w="0" w:type="auto"/>
            <w:tcPrChange w:id="431" w:author="Sara Martinez Rendon" w:date="2026-05-03T18:45:00Z">
              <w:tcPr>
                <w:tcW w:w="0" w:type="auto"/>
                <w:gridSpan w:val="2"/>
              </w:tcPr>
            </w:tcPrChange>
          </w:tcPr>
          <w:p w14:paraId="45DD2647"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32" w:author="Sara Martinez Rendon" w:date="2026-05-03T18:48:00Z">
                  <w:rPr>
                    <w:rFonts w:asciiTheme="minorHAnsi" w:hAnsiTheme="minorHAnsi" w:cstheme="minorBidi"/>
                    <w:sz w:val="22"/>
                    <w:szCs w:val="22"/>
                    <w:lang w:val="es-ES"/>
                  </w:rPr>
                </w:rPrChange>
              </w:rPr>
            </w:pPr>
          </w:p>
        </w:tc>
        <w:tc>
          <w:tcPr>
            <w:tcW w:w="0" w:type="auto"/>
            <w:tcPrChange w:id="433" w:author="Sara Martinez Rendon" w:date="2026-05-03T18:45:00Z">
              <w:tcPr>
                <w:tcW w:w="0" w:type="auto"/>
                <w:gridSpan w:val="2"/>
              </w:tcPr>
            </w:tcPrChange>
          </w:tcPr>
          <w:p w14:paraId="45DD2648"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34" w:author="Sara Martinez Rendon" w:date="2026-05-03T18:48:00Z">
                  <w:rPr>
                    <w:rFonts w:asciiTheme="minorHAnsi" w:hAnsiTheme="minorHAnsi" w:cstheme="minorBidi"/>
                    <w:sz w:val="22"/>
                    <w:szCs w:val="22"/>
                    <w:lang w:val="es-ES"/>
                  </w:rPr>
                </w:rPrChange>
              </w:rPr>
            </w:pPr>
          </w:p>
        </w:tc>
        <w:tc>
          <w:tcPr>
            <w:tcW w:w="0" w:type="auto"/>
            <w:tcPrChange w:id="435" w:author="Sara Martinez Rendon" w:date="2026-05-03T18:45:00Z">
              <w:tcPr>
                <w:tcW w:w="0" w:type="auto"/>
                <w:gridSpan w:val="3"/>
              </w:tcPr>
            </w:tcPrChange>
          </w:tcPr>
          <w:p w14:paraId="45DD2649"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36" w:author="Sara Martinez Rendon" w:date="2026-05-03T18:48:00Z">
                  <w:rPr>
                    <w:rFonts w:asciiTheme="minorHAnsi" w:hAnsiTheme="minorHAnsi" w:cstheme="minorBidi"/>
                    <w:sz w:val="22"/>
                    <w:szCs w:val="22"/>
                    <w:lang w:val="es-ES"/>
                  </w:rPr>
                </w:rPrChange>
              </w:rPr>
            </w:pPr>
          </w:p>
        </w:tc>
        <w:tc>
          <w:tcPr>
            <w:tcW w:w="0" w:type="auto"/>
            <w:tcPrChange w:id="437" w:author="Sara Martinez Rendon" w:date="2026-05-03T18:45:00Z">
              <w:tcPr>
                <w:tcW w:w="0" w:type="auto"/>
                <w:gridSpan w:val="2"/>
              </w:tcPr>
            </w:tcPrChange>
          </w:tcPr>
          <w:p w14:paraId="45DD264A"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38" w:author="Sara Martinez Rendon" w:date="2026-05-03T18:48:00Z">
                  <w:rPr>
                    <w:rFonts w:asciiTheme="minorHAnsi" w:hAnsiTheme="minorHAnsi" w:cstheme="minorBidi"/>
                    <w:sz w:val="22"/>
                    <w:szCs w:val="22"/>
                    <w:lang w:val="es-ES"/>
                  </w:rPr>
                </w:rPrChange>
              </w:rPr>
            </w:pPr>
          </w:p>
        </w:tc>
      </w:tr>
      <w:tr w:rsidR="00BE425F" w14:paraId="45DD2653" w14:textId="77777777" w:rsidTr="00BE425F">
        <w:trPr>
          <w:cnfStyle w:val="000000100000" w:firstRow="0" w:lastRow="0" w:firstColumn="0" w:lastColumn="0" w:oddVBand="0" w:evenVBand="0" w:oddHBand="1" w:evenHBand="0" w:firstRowFirstColumn="0" w:firstRowLastColumn="0" w:lastRowFirstColumn="0" w:lastRowLastColumn="0"/>
          <w:trHeight w:val="1234"/>
          <w:trPrChange w:id="439"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440" w:author="Sara Martinez Rendon" w:date="2026-05-03T18:45:00Z">
              <w:tcPr>
                <w:tcW w:w="0" w:type="auto"/>
              </w:tcPr>
            </w:tcPrChange>
          </w:tcPr>
          <w:p w14:paraId="45DD264C" w14:textId="77777777" w:rsidR="00BE425F" w:rsidRPr="00BE425F" w:rsidRDefault="00000000">
            <w:pPr>
              <w:cnfStyle w:val="001000100000" w:firstRow="0" w:lastRow="0" w:firstColumn="1" w:lastColumn="0" w:oddVBand="0" w:evenVBand="0" w:oddHBand="1" w:evenHBand="0" w:firstRowFirstColumn="0" w:firstRowLastColumn="0" w:lastRowFirstColumn="0" w:lastRowLastColumn="0"/>
              <w:rPr>
                <w:lang w:val="es-ES"/>
                <w:rPrChange w:id="441" w:author="Sara Martinez Rendon" w:date="2026-05-03T18:48:00Z">
                  <w:rPr>
                    <w:rFonts w:asciiTheme="minorHAnsi" w:hAnsiTheme="minorHAnsi" w:cstheme="minorBidi"/>
                    <w:sz w:val="22"/>
                    <w:szCs w:val="22"/>
                    <w:lang w:val="es-ES"/>
                  </w:rPr>
                </w:rPrChange>
              </w:rPr>
            </w:pPr>
            <w:r>
              <w:rPr>
                <w:rPrChange w:id="442" w:author="Sara Martinez Rendon" w:date="2026-05-03T18:48:00Z">
                  <w:rPr>
                    <w:rFonts w:asciiTheme="minorHAnsi" w:hAnsiTheme="minorHAnsi" w:cstheme="minorBidi"/>
                    <w:sz w:val="22"/>
                    <w:szCs w:val="22"/>
                  </w:rPr>
                </w:rPrChange>
              </w:rPr>
              <w:t>Data Prep. &amp; Repositorio GitHub</w:t>
            </w:r>
          </w:p>
        </w:tc>
        <w:tc>
          <w:tcPr>
            <w:tcW w:w="0" w:type="auto"/>
            <w:tcPrChange w:id="443" w:author="Sara Martinez Rendon" w:date="2026-05-03T18:45:00Z">
              <w:tcPr>
                <w:tcW w:w="0" w:type="auto"/>
                <w:gridSpan w:val="2"/>
              </w:tcPr>
            </w:tcPrChange>
          </w:tcPr>
          <w:p w14:paraId="45DD264D"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444" w:author="Sara Martinez Rendon" w:date="2026-05-03T18:48:00Z">
                  <w:rPr>
                    <w:rFonts w:asciiTheme="minorHAnsi" w:hAnsiTheme="minorHAnsi" w:cstheme="minorBidi"/>
                    <w:sz w:val="22"/>
                    <w:szCs w:val="22"/>
                    <w:lang w:val="es-ES"/>
                  </w:rPr>
                </w:rPrChange>
              </w:rPr>
            </w:pPr>
            <w:r>
              <w:rPr>
                <w:rPrChange w:id="445" w:author="Sara Martinez Rendon" w:date="2026-05-03T18:48:00Z">
                  <w:rPr>
                    <w:rFonts w:asciiTheme="minorHAnsi" w:hAnsiTheme="minorHAnsi" w:cstheme="minorBidi"/>
                    <w:sz w:val="22"/>
                    <w:szCs w:val="22"/>
                  </w:rPr>
                </w:rPrChange>
              </w:rPr>
              <w:t>11-may al 17-may</w:t>
            </w:r>
          </w:p>
        </w:tc>
        <w:tc>
          <w:tcPr>
            <w:tcW w:w="0" w:type="auto"/>
            <w:tcPrChange w:id="446" w:author="Sara Martinez Rendon" w:date="2026-05-03T18:45:00Z">
              <w:tcPr>
                <w:tcW w:w="0" w:type="auto"/>
                <w:gridSpan w:val="2"/>
              </w:tcPr>
            </w:tcPrChange>
          </w:tcPr>
          <w:p w14:paraId="45DD264E"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47" w:author="Sara Martinez Rendon" w:date="2026-05-03T18:48:00Z">
                  <w:rPr>
                    <w:rFonts w:asciiTheme="minorHAnsi" w:hAnsiTheme="minorHAnsi" w:cstheme="minorBidi"/>
                    <w:sz w:val="22"/>
                    <w:szCs w:val="22"/>
                    <w:lang w:val="es-ES"/>
                  </w:rPr>
                </w:rPrChange>
              </w:rPr>
            </w:pPr>
          </w:p>
        </w:tc>
        <w:tc>
          <w:tcPr>
            <w:tcW w:w="0" w:type="auto"/>
            <w:tcPrChange w:id="448" w:author="Sara Martinez Rendon" w:date="2026-05-03T18:45:00Z">
              <w:tcPr>
                <w:tcW w:w="0" w:type="auto"/>
                <w:gridSpan w:val="2"/>
              </w:tcPr>
            </w:tcPrChange>
          </w:tcPr>
          <w:p w14:paraId="45DD264F"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449" w:author="Sara Martinez Rendon" w:date="2026-05-03T18:48:00Z">
                  <w:rPr>
                    <w:rFonts w:asciiTheme="minorHAnsi" w:hAnsiTheme="minorHAnsi" w:cstheme="minorBidi"/>
                    <w:sz w:val="22"/>
                    <w:szCs w:val="22"/>
                    <w:lang w:val="es-ES"/>
                  </w:rPr>
                </w:rPrChange>
              </w:rPr>
            </w:pPr>
            <w:r>
              <w:rPr>
                <w:b/>
                <w:bCs/>
                <w:rPrChange w:id="450" w:author="Sara Martinez Rendon" w:date="2026-05-03T18:48:00Z">
                  <w:rPr>
                    <w:rFonts w:asciiTheme="minorHAnsi" w:hAnsiTheme="minorHAnsi" w:cstheme="minorBidi"/>
                    <w:b/>
                    <w:bCs/>
                    <w:sz w:val="22"/>
                    <w:szCs w:val="22"/>
                  </w:rPr>
                </w:rPrChange>
              </w:rPr>
              <w:t>X</w:t>
            </w:r>
          </w:p>
        </w:tc>
        <w:tc>
          <w:tcPr>
            <w:tcW w:w="0" w:type="auto"/>
            <w:tcPrChange w:id="451" w:author="Sara Martinez Rendon" w:date="2026-05-03T18:45:00Z">
              <w:tcPr>
                <w:tcW w:w="0" w:type="auto"/>
                <w:gridSpan w:val="2"/>
              </w:tcPr>
            </w:tcPrChange>
          </w:tcPr>
          <w:p w14:paraId="45DD2650"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52" w:author="Sara Martinez Rendon" w:date="2026-05-03T18:48:00Z">
                  <w:rPr>
                    <w:rFonts w:asciiTheme="minorHAnsi" w:hAnsiTheme="minorHAnsi" w:cstheme="minorBidi"/>
                    <w:sz w:val="22"/>
                    <w:szCs w:val="22"/>
                    <w:lang w:val="es-ES"/>
                  </w:rPr>
                </w:rPrChange>
              </w:rPr>
            </w:pPr>
          </w:p>
        </w:tc>
        <w:tc>
          <w:tcPr>
            <w:tcW w:w="0" w:type="auto"/>
            <w:tcPrChange w:id="453" w:author="Sara Martinez Rendon" w:date="2026-05-03T18:45:00Z">
              <w:tcPr>
                <w:tcW w:w="0" w:type="auto"/>
                <w:gridSpan w:val="3"/>
              </w:tcPr>
            </w:tcPrChange>
          </w:tcPr>
          <w:p w14:paraId="45DD2651"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54" w:author="Sara Martinez Rendon" w:date="2026-05-03T18:48:00Z">
                  <w:rPr>
                    <w:rFonts w:asciiTheme="minorHAnsi" w:hAnsiTheme="minorHAnsi" w:cstheme="minorBidi"/>
                    <w:sz w:val="22"/>
                    <w:szCs w:val="22"/>
                    <w:lang w:val="es-ES"/>
                  </w:rPr>
                </w:rPrChange>
              </w:rPr>
            </w:pPr>
          </w:p>
        </w:tc>
        <w:tc>
          <w:tcPr>
            <w:tcW w:w="0" w:type="auto"/>
            <w:tcPrChange w:id="455" w:author="Sara Martinez Rendon" w:date="2026-05-03T18:45:00Z">
              <w:tcPr>
                <w:tcW w:w="0" w:type="auto"/>
                <w:gridSpan w:val="2"/>
              </w:tcPr>
            </w:tcPrChange>
          </w:tcPr>
          <w:p w14:paraId="45DD2652"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56" w:author="Sara Martinez Rendon" w:date="2026-05-03T18:48:00Z">
                  <w:rPr>
                    <w:rFonts w:asciiTheme="minorHAnsi" w:hAnsiTheme="minorHAnsi" w:cstheme="minorBidi"/>
                    <w:sz w:val="22"/>
                    <w:szCs w:val="22"/>
                    <w:lang w:val="es-ES"/>
                  </w:rPr>
                </w:rPrChange>
              </w:rPr>
            </w:pPr>
          </w:p>
        </w:tc>
      </w:tr>
      <w:tr w:rsidR="00BE425F" w14:paraId="45DD265B" w14:textId="77777777" w:rsidTr="00BE425F">
        <w:trPr>
          <w:trHeight w:val="822"/>
          <w:trPrChange w:id="457"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458" w:author="Sara Martinez Rendon" w:date="2026-05-03T18:45:00Z">
              <w:tcPr>
                <w:tcW w:w="0" w:type="auto"/>
              </w:tcPr>
            </w:tcPrChange>
          </w:tcPr>
          <w:p w14:paraId="45DD2654" w14:textId="77777777" w:rsidR="00BE425F" w:rsidRPr="00BE425F" w:rsidRDefault="00000000">
            <w:pPr>
              <w:rPr>
                <w:lang w:val="es-ES"/>
                <w:rPrChange w:id="459" w:author="Sara Martinez Rendon" w:date="2026-05-03T18:48:00Z">
                  <w:rPr>
                    <w:rFonts w:asciiTheme="minorHAnsi" w:hAnsiTheme="minorHAnsi" w:cstheme="minorBidi"/>
                    <w:sz w:val="22"/>
                    <w:szCs w:val="22"/>
                    <w:lang w:val="es-ES"/>
                  </w:rPr>
                </w:rPrChange>
              </w:rPr>
            </w:pPr>
            <w:r>
              <w:rPr>
                <w:rPrChange w:id="460" w:author="Sara Martinez Rendon" w:date="2026-05-03T18:48:00Z">
                  <w:rPr>
                    <w:rFonts w:asciiTheme="minorHAnsi" w:hAnsiTheme="minorHAnsi" w:cstheme="minorBidi"/>
                    <w:sz w:val="22"/>
                    <w:szCs w:val="22"/>
                  </w:rPr>
                </w:rPrChange>
              </w:rPr>
              <w:t>Modeling &amp; Visuals (Desc.)</w:t>
            </w:r>
          </w:p>
        </w:tc>
        <w:tc>
          <w:tcPr>
            <w:tcW w:w="0" w:type="auto"/>
            <w:tcPrChange w:id="461" w:author="Sara Martinez Rendon" w:date="2026-05-03T18:45:00Z">
              <w:tcPr>
                <w:tcW w:w="0" w:type="auto"/>
                <w:gridSpan w:val="2"/>
              </w:tcPr>
            </w:tcPrChange>
          </w:tcPr>
          <w:p w14:paraId="45DD2655"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462" w:author="Sara Martinez Rendon" w:date="2026-05-03T18:48:00Z">
                  <w:rPr>
                    <w:rFonts w:asciiTheme="minorHAnsi" w:hAnsiTheme="minorHAnsi" w:cstheme="minorBidi"/>
                    <w:sz w:val="22"/>
                    <w:szCs w:val="22"/>
                    <w:lang w:val="es-ES"/>
                  </w:rPr>
                </w:rPrChange>
              </w:rPr>
            </w:pPr>
            <w:r>
              <w:rPr>
                <w:rPrChange w:id="463" w:author="Sara Martinez Rendon" w:date="2026-05-03T18:48:00Z">
                  <w:rPr>
                    <w:rFonts w:asciiTheme="minorHAnsi" w:hAnsiTheme="minorHAnsi" w:cstheme="minorBidi"/>
                    <w:sz w:val="22"/>
                    <w:szCs w:val="22"/>
                  </w:rPr>
                </w:rPrChange>
              </w:rPr>
              <w:t>18-may al 24-may</w:t>
            </w:r>
          </w:p>
        </w:tc>
        <w:tc>
          <w:tcPr>
            <w:tcW w:w="0" w:type="auto"/>
            <w:tcPrChange w:id="464" w:author="Sara Martinez Rendon" w:date="2026-05-03T18:45:00Z">
              <w:tcPr>
                <w:tcW w:w="0" w:type="auto"/>
                <w:gridSpan w:val="2"/>
              </w:tcPr>
            </w:tcPrChange>
          </w:tcPr>
          <w:p w14:paraId="45DD2656"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65" w:author="Sara Martinez Rendon" w:date="2026-05-03T18:48:00Z">
                  <w:rPr>
                    <w:rFonts w:asciiTheme="minorHAnsi" w:hAnsiTheme="minorHAnsi" w:cstheme="minorBidi"/>
                    <w:sz w:val="22"/>
                    <w:szCs w:val="22"/>
                    <w:lang w:val="es-ES"/>
                  </w:rPr>
                </w:rPrChange>
              </w:rPr>
            </w:pPr>
          </w:p>
        </w:tc>
        <w:tc>
          <w:tcPr>
            <w:tcW w:w="0" w:type="auto"/>
            <w:tcPrChange w:id="466" w:author="Sara Martinez Rendon" w:date="2026-05-03T18:45:00Z">
              <w:tcPr>
                <w:tcW w:w="0" w:type="auto"/>
                <w:gridSpan w:val="2"/>
              </w:tcPr>
            </w:tcPrChange>
          </w:tcPr>
          <w:p w14:paraId="45DD2657"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67" w:author="Sara Martinez Rendon" w:date="2026-05-03T18:48:00Z">
                  <w:rPr>
                    <w:rFonts w:asciiTheme="minorHAnsi" w:hAnsiTheme="minorHAnsi" w:cstheme="minorBidi"/>
                    <w:sz w:val="22"/>
                    <w:szCs w:val="22"/>
                    <w:lang w:val="es-ES"/>
                  </w:rPr>
                </w:rPrChange>
              </w:rPr>
            </w:pPr>
          </w:p>
        </w:tc>
        <w:tc>
          <w:tcPr>
            <w:tcW w:w="0" w:type="auto"/>
            <w:tcPrChange w:id="468" w:author="Sara Martinez Rendon" w:date="2026-05-03T18:45:00Z">
              <w:tcPr>
                <w:tcW w:w="0" w:type="auto"/>
                <w:gridSpan w:val="2"/>
              </w:tcPr>
            </w:tcPrChange>
          </w:tcPr>
          <w:p w14:paraId="45DD2658"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469" w:author="Sara Martinez Rendon" w:date="2026-05-03T18:48:00Z">
                  <w:rPr>
                    <w:rFonts w:asciiTheme="minorHAnsi" w:hAnsiTheme="minorHAnsi" w:cstheme="minorBidi"/>
                    <w:sz w:val="22"/>
                    <w:szCs w:val="22"/>
                    <w:lang w:val="es-ES"/>
                  </w:rPr>
                </w:rPrChange>
              </w:rPr>
            </w:pPr>
            <w:r>
              <w:rPr>
                <w:b/>
                <w:bCs/>
                <w:rPrChange w:id="470" w:author="Sara Martinez Rendon" w:date="2026-05-03T18:48:00Z">
                  <w:rPr>
                    <w:rFonts w:asciiTheme="minorHAnsi" w:hAnsiTheme="minorHAnsi" w:cstheme="minorBidi"/>
                    <w:b/>
                    <w:bCs/>
                    <w:sz w:val="22"/>
                    <w:szCs w:val="22"/>
                  </w:rPr>
                </w:rPrChange>
              </w:rPr>
              <w:t>X</w:t>
            </w:r>
          </w:p>
        </w:tc>
        <w:tc>
          <w:tcPr>
            <w:tcW w:w="0" w:type="auto"/>
            <w:tcPrChange w:id="471" w:author="Sara Martinez Rendon" w:date="2026-05-03T18:45:00Z">
              <w:tcPr>
                <w:tcW w:w="0" w:type="auto"/>
                <w:gridSpan w:val="3"/>
              </w:tcPr>
            </w:tcPrChange>
          </w:tcPr>
          <w:p w14:paraId="45DD2659"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72" w:author="Sara Martinez Rendon" w:date="2026-05-03T18:48:00Z">
                  <w:rPr>
                    <w:rFonts w:asciiTheme="minorHAnsi" w:hAnsiTheme="minorHAnsi" w:cstheme="minorBidi"/>
                    <w:sz w:val="22"/>
                    <w:szCs w:val="22"/>
                    <w:lang w:val="es-ES"/>
                  </w:rPr>
                </w:rPrChange>
              </w:rPr>
            </w:pPr>
          </w:p>
        </w:tc>
        <w:tc>
          <w:tcPr>
            <w:tcW w:w="0" w:type="auto"/>
            <w:tcPrChange w:id="473" w:author="Sara Martinez Rendon" w:date="2026-05-03T18:45:00Z">
              <w:tcPr>
                <w:tcW w:w="0" w:type="auto"/>
                <w:gridSpan w:val="2"/>
              </w:tcPr>
            </w:tcPrChange>
          </w:tcPr>
          <w:p w14:paraId="45DD265A"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474" w:author="Sara Martinez Rendon" w:date="2026-05-03T18:48:00Z">
                  <w:rPr>
                    <w:rFonts w:asciiTheme="minorHAnsi" w:hAnsiTheme="minorHAnsi" w:cstheme="minorBidi"/>
                    <w:sz w:val="22"/>
                    <w:szCs w:val="22"/>
                    <w:lang w:val="es-ES"/>
                  </w:rPr>
                </w:rPrChange>
              </w:rPr>
            </w:pPr>
          </w:p>
        </w:tc>
      </w:tr>
      <w:tr w:rsidR="00BE425F" w14:paraId="45DD2663" w14:textId="77777777" w:rsidTr="00BE425F">
        <w:trPr>
          <w:cnfStyle w:val="000000100000" w:firstRow="0" w:lastRow="0" w:firstColumn="0" w:lastColumn="0" w:oddVBand="0" w:evenVBand="0" w:oddHBand="1" w:evenHBand="0" w:firstRowFirstColumn="0" w:firstRowLastColumn="0" w:lastRowFirstColumn="0" w:lastRowLastColumn="0"/>
          <w:trHeight w:val="811"/>
          <w:trPrChange w:id="475"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476" w:author="Sara Martinez Rendon" w:date="2026-05-03T18:45:00Z">
              <w:tcPr>
                <w:tcW w:w="0" w:type="auto"/>
              </w:tcPr>
            </w:tcPrChange>
          </w:tcPr>
          <w:p w14:paraId="45DD265C" w14:textId="77777777" w:rsidR="00BE425F" w:rsidRPr="00BE425F" w:rsidRDefault="00000000">
            <w:pPr>
              <w:cnfStyle w:val="001000100000" w:firstRow="0" w:lastRow="0" w:firstColumn="1" w:lastColumn="0" w:oddVBand="0" w:evenVBand="0" w:oddHBand="1" w:evenHBand="0" w:firstRowFirstColumn="0" w:firstRowLastColumn="0" w:lastRowFirstColumn="0" w:lastRowLastColumn="0"/>
              <w:rPr>
                <w:lang w:val="es-ES"/>
                <w:rPrChange w:id="477" w:author="Sara Martinez Rendon" w:date="2026-05-03T18:48:00Z">
                  <w:rPr>
                    <w:rFonts w:asciiTheme="minorHAnsi" w:hAnsiTheme="minorHAnsi" w:cstheme="minorBidi"/>
                    <w:sz w:val="22"/>
                    <w:szCs w:val="22"/>
                    <w:lang w:val="es-ES"/>
                  </w:rPr>
                </w:rPrChange>
              </w:rPr>
            </w:pPr>
            <w:r>
              <w:rPr>
                <w:rPrChange w:id="478" w:author="Sara Martinez Rendon" w:date="2026-05-03T18:48:00Z">
                  <w:rPr>
                    <w:rFonts w:asciiTheme="minorHAnsi" w:hAnsiTheme="minorHAnsi" w:cstheme="minorBidi"/>
                    <w:sz w:val="22"/>
                    <w:szCs w:val="22"/>
                  </w:rPr>
                </w:rPrChange>
              </w:rPr>
              <w:t>Evaluation</w:t>
            </w:r>
          </w:p>
        </w:tc>
        <w:tc>
          <w:tcPr>
            <w:tcW w:w="0" w:type="auto"/>
            <w:tcPrChange w:id="479" w:author="Sara Martinez Rendon" w:date="2026-05-03T18:45:00Z">
              <w:tcPr>
                <w:tcW w:w="0" w:type="auto"/>
                <w:gridSpan w:val="2"/>
              </w:tcPr>
            </w:tcPrChange>
          </w:tcPr>
          <w:p w14:paraId="45DD265D"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480" w:author="Sara Martinez Rendon" w:date="2026-05-03T18:48:00Z">
                  <w:rPr>
                    <w:rFonts w:asciiTheme="minorHAnsi" w:hAnsiTheme="minorHAnsi" w:cstheme="minorBidi"/>
                    <w:sz w:val="22"/>
                    <w:szCs w:val="22"/>
                    <w:lang w:val="es-ES"/>
                  </w:rPr>
                </w:rPrChange>
              </w:rPr>
            </w:pPr>
            <w:r>
              <w:rPr>
                <w:rPrChange w:id="481" w:author="Sara Martinez Rendon" w:date="2026-05-03T18:48:00Z">
                  <w:rPr>
                    <w:rFonts w:asciiTheme="minorHAnsi" w:hAnsiTheme="minorHAnsi" w:cstheme="minorBidi"/>
                    <w:sz w:val="22"/>
                    <w:szCs w:val="22"/>
                  </w:rPr>
                </w:rPrChange>
              </w:rPr>
              <w:t>25-may al 31-may</w:t>
            </w:r>
          </w:p>
        </w:tc>
        <w:tc>
          <w:tcPr>
            <w:tcW w:w="0" w:type="auto"/>
            <w:tcPrChange w:id="482" w:author="Sara Martinez Rendon" w:date="2026-05-03T18:45:00Z">
              <w:tcPr>
                <w:tcW w:w="0" w:type="auto"/>
                <w:gridSpan w:val="2"/>
              </w:tcPr>
            </w:tcPrChange>
          </w:tcPr>
          <w:p w14:paraId="45DD265E"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83" w:author="Sara Martinez Rendon" w:date="2026-05-03T18:48:00Z">
                  <w:rPr>
                    <w:rFonts w:asciiTheme="minorHAnsi" w:hAnsiTheme="minorHAnsi" w:cstheme="minorBidi"/>
                    <w:sz w:val="22"/>
                    <w:szCs w:val="22"/>
                    <w:lang w:val="es-ES"/>
                  </w:rPr>
                </w:rPrChange>
              </w:rPr>
            </w:pPr>
          </w:p>
        </w:tc>
        <w:tc>
          <w:tcPr>
            <w:tcW w:w="0" w:type="auto"/>
            <w:tcPrChange w:id="484" w:author="Sara Martinez Rendon" w:date="2026-05-03T18:45:00Z">
              <w:tcPr>
                <w:tcW w:w="0" w:type="auto"/>
                <w:gridSpan w:val="2"/>
              </w:tcPr>
            </w:tcPrChange>
          </w:tcPr>
          <w:p w14:paraId="45DD265F"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85" w:author="Sara Martinez Rendon" w:date="2026-05-03T18:48:00Z">
                  <w:rPr>
                    <w:rFonts w:asciiTheme="minorHAnsi" w:hAnsiTheme="minorHAnsi" w:cstheme="minorBidi"/>
                    <w:sz w:val="22"/>
                    <w:szCs w:val="22"/>
                    <w:lang w:val="es-ES"/>
                  </w:rPr>
                </w:rPrChange>
              </w:rPr>
            </w:pPr>
          </w:p>
        </w:tc>
        <w:tc>
          <w:tcPr>
            <w:tcW w:w="0" w:type="auto"/>
            <w:tcPrChange w:id="486" w:author="Sara Martinez Rendon" w:date="2026-05-03T18:45:00Z">
              <w:tcPr>
                <w:tcW w:w="0" w:type="auto"/>
                <w:gridSpan w:val="2"/>
              </w:tcPr>
            </w:tcPrChange>
          </w:tcPr>
          <w:p w14:paraId="45DD2660"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87" w:author="Sara Martinez Rendon" w:date="2026-05-03T18:48:00Z">
                  <w:rPr>
                    <w:rFonts w:asciiTheme="minorHAnsi" w:hAnsiTheme="minorHAnsi" w:cstheme="minorBidi"/>
                    <w:sz w:val="22"/>
                    <w:szCs w:val="22"/>
                    <w:lang w:val="es-ES"/>
                  </w:rPr>
                </w:rPrChange>
              </w:rPr>
            </w:pPr>
          </w:p>
        </w:tc>
        <w:tc>
          <w:tcPr>
            <w:tcW w:w="0" w:type="auto"/>
            <w:tcPrChange w:id="488" w:author="Sara Martinez Rendon" w:date="2026-05-03T18:45:00Z">
              <w:tcPr>
                <w:tcW w:w="0" w:type="auto"/>
                <w:gridSpan w:val="3"/>
              </w:tcPr>
            </w:tcPrChange>
          </w:tcPr>
          <w:p w14:paraId="45DD2661"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489" w:author="Sara Martinez Rendon" w:date="2026-05-03T18:48:00Z">
                  <w:rPr>
                    <w:rFonts w:asciiTheme="minorHAnsi" w:hAnsiTheme="minorHAnsi" w:cstheme="minorBidi"/>
                    <w:sz w:val="22"/>
                    <w:szCs w:val="22"/>
                    <w:lang w:val="es-ES"/>
                  </w:rPr>
                </w:rPrChange>
              </w:rPr>
            </w:pPr>
            <w:r>
              <w:rPr>
                <w:b/>
                <w:bCs/>
                <w:rPrChange w:id="490" w:author="Sara Martinez Rendon" w:date="2026-05-03T18:48:00Z">
                  <w:rPr>
                    <w:rFonts w:asciiTheme="minorHAnsi" w:hAnsiTheme="minorHAnsi" w:cstheme="minorBidi"/>
                    <w:b/>
                    <w:bCs/>
                    <w:sz w:val="22"/>
                    <w:szCs w:val="22"/>
                  </w:rPr>
                </w:rPrChange>
              </w:rPr>
              <w:t>X</w:t>
            </w:r>
          </w:p>
        </w:tc>
        <w:tc>
          <w:tcPr>
            <w:tcW w:w="0" w:type="auto"/>
            <w:tcPrChange w:id="491" w:author="Sara Martinez Rendon" w:date="2026-05-03T18:45:00Z">
              <w:tcPr>
                <w:tcW w:w="0" w:type="auto"/>
                <w:gridSpan w:val="2"/>
              </w:tcPr>
            </w:tcPrChange>
          </w:tcPr>
          <w:p w14:paraId="45DD2662"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492" w:author="Sara Martinez Rendon" w:date="2026-05-03T18:48:00Z">
                  <w:rPr>
                    <w:rFonts w:asciiTheme="minorHAnsi" w:hAnsiTheme="minorHAnsi" w:cstheme="minorBidi"/>
                    <w:sz w:val="22"/>
                    <w:szCs w:val="22"/>
                    <w:lang w:val="es-ES"/>
                  </w:rPr>
                </w:rPrChange>
              </w:rPr>
            </w:pPr>
          </w:p>
        </w:tc>
      </w:tr>
      <w:tr w:rsidR="00BE425F" w14:paraId="45DD266B" w14:textId="77777777" w:rsidTr="00BE425F">
        <w:trPr>
          <w:trHeight w:val="1234"/>
          <w:trPrChange w:id="493"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494" w:author="Sara Martinez Rendon" w:date="2026-05-03T18:45:00Z">
              <w:tcPr>
                <w:tcW w:w="0" w:type="auto"/>
              </w:tcPr>
            </w:tcPrChange>
          </w:tcPr>
          <w:p w14:paraId="45DD2664" w14:textId="77777777" w:rsidR="00BE425F" w:rsidRPr="00BE425F" w:rsidRDefault="00000000">
            <w:pPr>
              <w:rPr>
                <w:lang w:val="es-ES"/>
                <w:rPrChange w:id="495" w:author="Sara Martinez Rendon" w:date="2026-05-03T18:48:00Z">
                  <w:rPr>
                    <w:rFonts w:asciiTheme="minorHAnsi" w:hAnsiTheme="minorHAnsi" w:cstheme="minorBidi"/>
                    <w:sz w:val="22"/>
                    <w:szCs w:val="22"/>
                    <w:lang w:val="es-ES"/>
                  </w:rPr>
                </w:rPrChange>
              </w:rPr>
            </w:pPr>
            <w:r>
              <w:rPr>
                <w:rPrChange w:id="496" w:author="Sara Martinez Rendon" w:date="2026-05-03T18:48:00Z">
                  <w:rPr>
                    <w:rFonts w:asciiTheme="minorHAnsi" w:hAnsiTheme="minorHAnsi" w:cstheme="minorBidi"/>
                    <w:sz w:val="22"/>
                    <w:szCs w:val="22"/>
                  </w:rPr>
                </w:rPrChange>
              </w:rPr>
              <w:t>Elaboración de Documento Final</w:t>
            </w:r>
          </w:p>
        </w:tc>
        <w:tc>
          <w:tcPr>
            <w:tcW w:w="0" w:type="auto"/>
            <w:tcPrChange w:id="497" w:author="Sara Martinez Rendon" w:date="2026-05-03T18:45:00Z">
              <w:tcPr>
                <w:tcW w:w="0" w:type="auto"/>
                <w:gridSpan w:val="2"/>
              </w:tcPr>
            </w:tcPrChange>
          </w:tcPr>
          <w:p w14:paraId="45DD2665"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498" w:author="Sara Martinez Rendon" w:date="2026-05-03T18:48:00Z">
                  <w:rPr>
                    <w:rFonts w:asciiTheme="minorHAnsi" w:hAnsiTheme="minorHAnsi" w:cstheme="minorBidi"/>
                    <w:sz w:val="22"/>
                    <w:szCs w:val="22"/>
                    <w:lang w:val="es-ES"/>
                  </w:rPr>
                </w:rPrChange>
              </w:rPr>
            </w:pPr>
            <w:r>
              <w:rPr>
                <w:rPrChange w:id="499" w:author="Sara Martinez Rendon" w:date="2026-05-03T18:48:00Z">
                  <w:rPr>
                    <w:rFonts w:asciiTheme="minorHAnsi" w:hAnsiTheme="minorHAnsi" w:cstheme="minorBidi"/>
                    <w:sz w:val="22"/>
                    <w:szCs w:val="22"/>
                  </w:rPr>
                </w:rPrChange>
              </w:rPr>
              <w:t>18-may al 08-jun</w:t>
            </w:r>
          </w:p>
        </w:tc>
        <w:tc>
          <w:tcPr>
            <w:tcW w:w="0" w:type="auto"/>
            <w:tcPrChange w:id="500" w:author="Sara Martinez Rendon" w:date="2026-05-03T18:45:00Z">
              <w:tcPr>
                <w:tcW w:w="0" w:type="auto"/>
                <w:gridSpan w:val="2"/>
              </w:tcPr>
            </w:tcPrChange>
          </w:tcPr>
          <w:p w14:paraId="45DD2666" w14:textId="77777777" w:rsidR="00BE425F" w:rsidRPr="00BE425F" w:rsidRDefault="00BE425F">
            <w:pPr>
              <w:cnfStyle w:val="000000000000" w:firstRow="0" w:lastRow="0" w:firstColumn="0" w:lastColumn="0" w:oddVBand="0" w:evenVBand="0" w:oddHBand="0" w:evenHBand="0" w:firstRowFirstColumn="0" w:firstRowLastColumn="0" w:lastRowFirstColumn="0" w:lastRowLastColumn="0"/>
              <w:rPr>
                <w:lang w:val="es-ES"/>
                <w:rPrChange w:id="501" w:author="Sara Martinez Rendon" w:date="2026-05-03T18:48:00Z">
                  <w:rPr>
                    <w:rFonts w:asciiTheme="minorHAnsi" w:hAnsiTheme="minorHAnsi" w:cstheme="minorBidi"/>
                    <w:sz w:val="22"/>
                    <w:szCs w:val="22"/>
                    <w:lang w:val="es-ES"/>
                  </w:rPr>
                </w:rPrChange>
              </w:rPr>
            </w:pPr>
          </w:p>
        </w:tc>
        <w:tc>
          <w:tcPr>
            <w:tcW w:w="0" w:type="auto"/>
            <w:tcPrChange w:id="502" w:author="Sara Martinez Rendon" w:date="2026-05-03T18:45:00Z">
              <w:tcPr>
                <w:tcW w:w="0" w:type="auto"/>
                <w:gridSpan w:val="2"/>
              </w:tcPr>
            </w:tcPrChange>
          </w:tcPr>
          <w:p w14:paraId="45DD2667"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503" w:author="Sara Martinez Rendon" w:date="2026-05-03T18:48:00Z">
                  <w:rPr>
                    <w:rFonts w:asciiTheme="minorHAnsi" w:hAnsiTheme="minorHAnsi" w:cstheme="minorBidi"/>
                    <w:sz w:val="22"/>
                    <w:szCs w:val="22"/>
                    <w:lang w:val="es-ES"/>
                  </w:rPr>
                </w:rPrChange>
              </w:rPr>
            </w:pPr>
            <w:ins w:id="504" w:author="Sara Martinez Rendon" w:date="2026-05-03T18:46:00Z">
              <w:r>
                <w:rPr>
                  <w:b/>
                  <w:bCs/>
                  <w:rPrChange w:id="505" w:author="Sara Martinez Rendon" w:date="2026-05-03T18:48:00Z">
                    <w:rPr>
                      <w:rFonts w:asciiTheme="minorHAnsi" w:hAnsiTheme="minorHAnsi" w:cstheme="minorBidi"/>
                      <w:b/>
                      <w:bCs/>
                      <w:sz w:val="22"/>
                      <w:szCs w:val="22"/>
                    </w:rPr>
                  </w:rPrChange>
                </w:rPr>
                <w:t>X</w:t>
              </w:r>
            </w:ins>
          </w:p>
        </w:tc>
        <w:tc>
          <w:tcPr>
            <w:tcW w:w="0" w:type="auto"/>
            <w:tcPrChange w:id="506" w:author="Sara Martinez Rendon" w:date="2026-05-03T18:45:00Z">
              <w:tcPr>
                <w:tcW w:w="0" w:type="auto"/>
                <w:gridSpan w:val="2"/>
              </w:tcPr>
            </w:tcPrChange>
          </w:tcPr>
          <w:p w14:paraId="45DD2668"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507" w:author="Sara Martinez Rendon" w:date="2026-05-03T18:48:00Z">
                  <w:rPr>
                    <w:rFonts w:asciiTheme="minorHAnsi" w:hAnsiTheme="minorHAnsi" w:cstheme="minorBidi"/>
                    <w:sz w:val="22"/>
                    <w:szCs w:val="22"/>
                    <w:lang w:val="es-ES"/>
                  </w:rPr>
                </w:rPrChange>
              </w:rPr>
            </w:pPr>
            <w:r>
              <w:rPr>
                <w:b/>
                <w:bCs/>
                <w:rPrChange w:id="508" w:author="Sara Martinez Rendon" w:date="2026-05-03T18:48:00Z">
                  <w:rPr>
                    <w:rFonts w:asciiTheme="minorHAnsi" w:hAnsiTheme="minorHAnsi" w:cstheme="minorBidi"/>
                    <w:b/>
                    <w:bCs/>
                    <w:sz w:val="22"/>
                    <w:szCs w:val="22"/>
                  </w:rPr>
                </w:rPrChange>
              </w:rPr>
              <w:t>X</w:t>
            </w:r>
          </w:p>
        </w:tc>
        <w:tc>
          <w:tcPr>
            <w:tcW w:w="0" w:type="auto"/>
            <w:tcPrChange w:id="509" w:author="Sara Martinez Rendon" w:date="2026-05-03T18:45:00Z">
              <w:tcPr>
                <w:tcW w:w="0" w:type="auto"/>
                <w:gridSpan w:val="3"/>
              </w:tcPr>
            </w:tcPrChange>
          </w:tcPr>
          <w:p w14:paraId="45DD2669"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510" w:author="Sara Martinez Rendon" w:date="2026-05-03T18:48:00Z">
                  <w:rPr>
                    <w:rFonts w:asciiTheme="minorHAnsi" w:hAnsiTheme="minorHAnsi" w:cstheme="minorBidi"/>
                    <w:sz w:val="22"/>
                    <w:szCs w:val="22"/>
                    <w:lang w:val="es-ES"/>
                  </w:rPr>
                </w:rPrChange>
              </w:rPr>
            </w:pPr>
            <w:r>
              <w:rPr>
                <w:b/>
                <w:bCs/>
                <w:rPrChange w:id="511" w:author="Sara Martinez Rendon" w:date="2026-05-03T18:48:00Z">
                  <w:rPr>
                    <w:rFonts w:asciiTheme="minorHAnsi" w:hAnsiTheme="minorHAnsi" w:cstheme="minorBidi"/>
                    <w:b/>
                    <w:bCs/>
                    <w:sz w:val="22"/>
                    <w:szCs w:val="22"/>
                  </w:rPr>
                </w:rPrChange>
              </w:rPr>
              <w:t>X</w:t>
            </w:r>
          </w:p>
        </w:tc>
        <w:tc>
          <w:tcPr>
            <w:tcW w:w="0" w:type="auto"/>
            <w:tcPrChange w:id="512" w:author="Sara Martinez Rendon" w:date="2026-05-03T18:45:00Z">
              <w:tcPr>
                <w:tcW w:w="0" w:type="auto"/>
                <w:gridSpan w:val="2"/>
              </w:tcPr>
            </w:tcPrChange>
          </w:tcPr>
          <w:p w14:paraId="45DD266A" w14:textId="77777777" w:rsidR="00BE425F" w:rsidRPr="00BE425F" w:rsidRDefault="00000000">
            <w:pPr>
              <w:cnfStyle w:val="000000000000" w:firstRow="0" w:lastRow="0" w:firstColumn="0" w:lastColumn="0" w:oddVBand="0" w:evenVBand="0" w:oddHBand="0" w:evenHBand="0" w:firstRowFirstColumn="0" w:firstRowLastColumn="0" w:lastRowFirstColumn="0" w:lastRowLastColumn="0"/>
              <w:rPr>
                <w:lang w:val="es-ES"/>
                <w:rPrChange w:id="513" w:author="Sara Martinez Rendon" w:date="2026-05-03T18:48:00Z">
                  <w:rPr>
                    <w:rFonts w:asciiTheme="minorHAnsi" w:hAnsiTheme="minorHAnsi" w:cstheme="minorBidi"/>
                    <w:sz w:val="22"/>
                    <w:szCs w:val="22"/>
                    <w:lang w:val="es-ES"/>
                  </w:rPr>
                </w:rPrChange>
              </w:rPr>
            </w:pPr>
            <w:r>
              <w:rPr>
                <w:b/>
                <w:bCs/>
                <w:rPrChange w:id="514" w:author="Sara Martinez Rendon" w:date="2026-05-03T18:48:00Z">
                  <w:rPr>
                    <w:rFonts w:asciiTheme="minorHAnsi" w:hAnsiTheme="minorHAnsi" w:cstheme="minorBidi"/>
                    <w:b/>
                    <w:bCs/>
                    <w:sz w:val="22"/>
                    <w:szCs w:val="22"/>
                  </w:rPr>
                </w:rPrChange>
              </w:rPr>
              <w:t>X</w:t>
            </w:r>
          </w:p>
        </w:tc>
      </w:tr>
      <w:tr w:rsidR="00BE425F" w14:paraId="45DD2673" w14:textId="77777777" w:rsidTr="00BE425F">
        <w:trPr>
          <w:cnfStyle w:val="000000100000" w:firstRow="0" w:lastRow="0" w:firstColumn="0" w:lastColumn="0" w:oddVBand="0" w:evenVBand="0" w:oddHBand="1" w:evenHBand="0" w:firstRowFirstColumn="0" w:firstRowLastColumn="0" w:lastRowFirstColumn="0" w:lastRowLastColumn="0"/>
          <w:trHeight w:val="822"/>
          <w:trPrChange w:id="515" w:author="Sara Martinez Rendon" w:date="2026-05-03T18:45:00Z">
            <w:trPr>
              <w:gridBefore w:val="1"/>
            </w:trPr>
          </w:trPrChange>
        </w:trPr>
        <w:tc>
          <w:tcPr>
            <w:cnfStyle w:val="001000000000" w:firstRow="0" w:lastRow="0" w:firstColumn="1" w:lastColumn="0" w:oddVBand="0" w:evenVBand="0" w:oddHBand="0" w:evenHBand="0" w:firstRowFirstColumn="0" w:firstRowLastColumn="0" w:lastRowFirstColumn="0" w:lastRowLastColumn="0"/>
            <w:tcW w:w="0" w:type="auto"/>
            <w:tcPrChange w:id="516" w:author="Sara Martinez Rendon" w:date="2026-05-03T18:45:00Z">
              <w:tcPr>
                <w:tcW w:w="0" w:type="auto"/>
              </w:tcPr>
            </w:tcPrChange>
          </w:tcPr>
          <w:p w14:paraId="45DD266C" w14:textId="77777777" w:rsidR="00BE425F" w:rsidRPr="00BE425F" w:rsidRDefault="00000000">
            <w:pPr>
              <w:cnfStyle w:val="001000100000" w:firstRow="0" w:lastRow="0" w:firstColumn="1" w:lastColumn="0" w:oddVBand="0" w:evenVBand="0" w:oddHBand="1" w:evenHBand="0" w:firstRowFirstColumn="0" w:firstRowLastColumn="0" w:lastRowFirstColumn="0" w:lastRowLastColumn="0"/>
              <w:rPr>
                <w:lang w:val="es-ES"/>
                <w:rPrChange w:id="517" w:author="Sara Martinez Rendon" w:date="2026-05-03T18:48:00Z">
                  <w:rPr>
                    <w:rFonts w:asciiTheme="minorHAnsi" w:hAnsiTheme="minorHAnsi" w:cstheme="minorBidi"/>
                    <w:sz w:val="22"/>
                    <w:szCs w:val="22"/>
                    <w:lang w:val="es-ES"/>
                  </w:rPr>
                </w:rPrChange>
              </w:rPr>
            </w:pPr>
            <w:r>
              <w:rPr>
                <w:rPrChange w:id="518" w:author="Sara Martinez Rendon" w:date="2026-05-03T18:48:00Z">
                  <w:rPr>
                    <w:rFonts w:asciiTheme="minorHAnsi" w:hAnsiTheme="minorHAnsi" w:cstheme="minorBidi"/>
                    <w:sz w:val="22"/>
                    <w:szCs w:val="22"/>
                  </w:rPr>
                </w:rPrChange>
              </w:rPr>
              <w:t>Presentación y Sustentación</w:t>
            </w:r>
          </w:p>
        </w:tc>
        <w:tc>
          <w:tcPr>
            <w:tcW w:w="0" w:type="auto"/>
            <w:tcPrChange w:id="519" w:author="Sara Martinez Rendon" w:date="2026-05-03T18:45:00Z">
              <w:tcPr>
                <w:tcW w:w="0" w:type="auto"/>
                <w:gridSpan w:val="2"/>
              </w:tcPr>
            </w:tcPrChange>
          </w:tcPr>
          <w:p w14:paraId="45DD266D"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520" w:author="Sara Martinez Rendon" w:date="2026-05-03T18:48:00Z">
                  <w:rPr>
                    <w:rFonts w:asciiTheme="minorHAnsi" w:hAnsiTheme="minorHAnsi" w:cstheme="minorBidi"/>
                    <w:sz w:val="22"/>
                    <w:szCs w:val="22"/>
                    <w:lang w:val="es-ES"/>
                  </w:rPr>
                </w:rPrChange>
              </w:rPr>
            </w:pPr>
            <w:r>
              <w:rPr>
                <w:rPrChange w:id="521" w:author="Sara Martinez Rendon" w:date="2026-05-03T18:48:00Z">
                  <w:rPr>
                    <w:rFonts w:asciiTheme="minorHAnsi" w:hAnsiTheme="minorHAnsi" w:cstheme="minorBidi"/>
                    <w:sz w:val="22"/>
                    <w:szCs w:val="22"/>
                  </w:rPr>
                </w:rPrChange>
              </w:rPr>
              <w:t>01-jun al 09-jun</w:t>
            </w:r>
          </w:p>
        </w:tc>
        <w:tc>
          <w:tcPr>
            <w:tcW w:w="0" w:type="auto"/>
            <w:tcPrChange w:id="522" w:author="Sara Martinez Rendon" w:date="2026-05-03T18:45:00Z">
              <w:tcPr>
                <w:tcW w:w="0" w:type="auto"/>
                <w:gridSpan w:val="2"/>
              </w:tcPr>
            </w:tcPrChange>
          </w:tcPr>
          <w:p w14:paraId="45DD266E"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523" w:author="Sara Martinez Rendon" w:date="2026-05-03T18:48:00Z">
                  <w:rPr>
                    <w:rFonts w:asciiTheme="minorHAnsi" w:hAnsiTheme="minorHAnsi" w:cstheme="minorBidi"/>
                    <w:sz w:val="22"/>
                    <w:szCs w:val="22"/>
                    <w:lang w:val="es-ES"/>
                  </w:rPr>
                </w:rPrChange>
              </w:rPr>
            </w:pPr>
          </w:p>
        </w:tc>
        <w:tc>
          <w:tcPr>
            <w:tcW w:w="0" w:type="auto"/>
            <w:tcPrChange w:id="524" w:author="Sara Martinez Rendon" w:date="2026-05-03T18:45:00Z">
              <w:tcPr>
                <w:tcW w:w="0" w:type="auto"/>
                <w:gridSpan w:val="2"/>
              </w:tcPr>
            </w:tcPrChange>
          </w:tcPr>
          <w:p w14:paraId="45DD266F"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525" w:author="Sara Martinez Rendon" w:date="2026-05-03T18:48:00Z">
                  <w:rPr>
                    <w:rFonts w:asciiTheme="minorHAnsi" w:hAnsiTheme="minorHAnsi" w:cstheme="minorBidi"/>
                    <w:sz w:val="22"/>
                    <w:szCs w:val="22"/>
                    <w:lang w:val="es-ES"/>
                  </w:rPr>
                </w:rPrChange>
              </w:rPr>
            </w:pPr>
          </w:p>
        </w:tc>
        <w:tc>
          <w:tcPr>
            <w:tcW w:w="0" w:type="auto"/>
            <w:tcPrChange w:id="526" w:author="Sara Martinez Rendon" w:date="2026-05-03T18:45:00Z">
              <w:tcPr>
                <w:tcW w:w="0" w:type="auto"/>
                <w:gridSpan w:val="2"/>
              </w:tcPr>
            </w:tcPrChange>
          </w:tcPr>
          <w:p w14:paraId="45DD2670"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527" w:author="Sara Martinez Rendon" w:date="2026-05-03T18:48:00Z">
                  <w:rPr>
                    <w:rFonts w:asciiTheme="minorHAnsi" w:hAnsiTheme="minorHAnsi" w:cstheme="minorBidi"/>
                    <w:sz w:val="22"/>
                    <w:szCs w:val="22"/>
                    <w:lang w:val="es-ES"/>
                  </w:rPr>
                </w:rPrChange>
              </w:rPr>
            </w:pPr>
          </w:p>
        </w:tc>
        <w:tc>
          <w:tcPr>
            <w:tcW w:w="0" w:type="auto"/>
            <w:tcPrChange w:id="528" w:author="Sara Martinez Rendon" w:date="2026-05-03T18:45:00Z">
              <w:tcPr>
                <w:tcW w:w="0" w:type="auto"/>
                <w:gridSpan w:val="3"/>
              </w:tcPr>
            </w:tcPrChange>
          </w:tcPr>
          <w:p w14:paraId="45DD2671" w14:textId="77777777" w:rsidR="00BE425F" w:rsidRPr="00BE425F" w:rsidRDefault="00BE425F">
            <w:pPr>
              <w:cnfStyle w:val="000000100000" w:firstRow="0" w:lastRow="0" w:firstColumn="0" w:lastColumn="0" w:oddVBand="0" w:evenVBand="0" w:oddHBand="1" w:evenHBand="0" w:firstRowFirstColumn="0" w:firstRowLastColumn="0" w:lastRowFirstColumn="0" w:lastRowLastColumn="0"/>
              <w:rPr>
                <w:lang w:val="es-ES"/>
                <w:rPrChange w:id="529" w:author="Sara Martinez Rendon" w:date="2026-05-03T18:48:00Z">
                  <w:rPr>
                    <w:rFonts w:asciiTheme="minorHAnsi" w:hAnsiTheme="minorHAnsi" w:cstheme="minorBidi"/>
                    <w:sz w:val="22"/>
                    <w:szCs w:val="22"/>
                    <w:lang w:val="es-ES"/>
                  </w:rPr>
                </w:rPrChange>
              </w:rPr>
            </w:pPr>
          </w:p>
        </w:tc>
        <w:tc>
          <w:tcPr>
            <w:tcW w:w="0" w:type="auto"/>
            <w:tcPrChange w:id="530" w:author="Sara Martinez Rendon" w:date="2026-05-03T18:45:00Z">
              <w:tcPr>
                <w:tcW w:w="0" w:type="auto"/>
                <w:gridSpan w:val="2"/>
              </w:tcPr>
            </w:tcPrChange>
          </w:tcPr>
          <w:p w14:paraId="45DD2672" w14:textId="77777777" w:rsidR="00BE425F" w:rsidRPr="00BE425F" w:rsidRDefault="00000000">
            <w:pPr>
              <w:cnfStyle w:val="000000100000" w:firstRow="0" w:lastRow="0" w:firstColumn="0" w:lastColumn="0" w:oddVBand="0" w:evenVBand="0" w:oddHBand="1" w:evenHBand="0" w:firstRowFirstColumn="0" w:firstRowLastColumn="0" w:lastRowFirstColumn="0" w:lastRowLastColumn="0"/>
              <w:rPr>
                <w:lang w:val="es-ES"/>
                <w:rPrChange w:id="531" w:author="Sara Martinez Rendon" w:date="2026-05-03T18:48:00Z">
                  <w:rPr>
                    <w:rFonts w:asciiTheme="minorHAnsi" w:hAnsiTheme="minorHAnsi" w:cstheme="minorBidi"/>
                    <w:sz w:val="22"/>
                    <w:szCs w:val="22"/>
                    <w:lang w:val="es-ES"/>
                  </w:rPr>
                </w:rPrChange>
              </w:rPr>
            </w:pPr>
            <w:r>
              <w:rPr>
                <w:b/>
                <w:bCs/>
                <w:rPrChange w:id="532" w:author="Sara Martinez Rendon" w:date="2026-05-03T18:48:00Z">
                  <w:rPr>
                    <w:rFonts w:asciiTheme="minorHAnsi" w:hAnsiTheme="minorHAnsi" w:cstheme="minorBidi"/>
                    <w:b/>
                    <w:bCs/>
                    <w:sz w:val="22"/>
                    <w:szCs w:val="22"/>
                  </w:rPr>
                </w:rPrChange>
              </w:rPr>
              <w:t>X</w:t>
            </w:r>
          </w:p>
        </w:tc>
      </w:tr>
    </w:tbl>
    <w:p w14:paraId="45DD2674" w14:textId="77777777" w:rsidR="00BE425F" w:rsidRPr="00BE425F" w:rsidRDefault="00BE425F">
      <w:pPr>
        <w:rPr>
          <w:del w:id="533" w:author="Sara Martinez Rendon" w:date="2026-05-03T19:14:00Z"/>
          <w:rPrChange w:id="534" w:author="Sara Martinez Rendon" w:date="2026-05-03T18:48:00Z">
            <w:rPr>
              <w:del w:id="535" w:author="Sara Martinez Rendon" w:date="2026-05-03T19:14:00Z"/>
              <w:rFonts w:asciiTheme="minorHAnsi" w:hAnsiTheme="minorHAnsi" w:cstheme="minorBidi"/>
              <w:sz w:val="28"/>
              <w:szCs w:val="28"/>
            </w:rPr>
          </w:rPrChange>
        </w:rPr>
      </w:pPr>
    </w:p>
    <w:p w14:paraId="45DD2675" w14:textId="77777777" w:rsidR="00BE425F" w:rsidRPr="00BE425F" w:rsidRDefault="00BE425F" w:rsidP="00BE425F">
      <w:pPr>
        <w:spacing w:line="360" w:lineRule="auto"/>
        <w:ind w:firstLine="720"/>
        <w:rPr>
          <w:del w:id="536" w:author="Sara Martinez Rendon" w:date="2026-05-03T19:14:00Z"/>
          <w:b/>
          <w:bCs/>
          <w:rPrChange w:id="537" w:author="Sara Martinez Rendon" w:date="2026-05-03T18:48:00Z">
            <w:rPr>
              <w:del w:id="538" w:author="Sara Martinez Rendon" w:date="2026-05-03T19:14:00Z"/>
              <w:rFonts w:asciiTheme="minorHAnsi" w:hAnsiTheme="minorHAnsi" w:cstheme="minorBidi"/>
              <w:b/>
              <w:bCs/>
              <w:sz w:val="28"/>
              <w:szCs w:val="28"/>
            </w:rPr>
          </w:rPrChange>
        </w:rPr>
        <w:pPrChange w:id="539" w:author="Sara Martinez Rendon" w:date="2026-05-03T18:56:00Z">
          <w:pPr/>
        </w:pPrChange>
      </w:pPr>
    </w:p>
    <w:p w14:paraId="45DD2676" w14:textId="77777777" w:rsidR="00BE425F" w:rsidRPr="00BE425F" w:rsidRDefault="00000000">
      <w:pPr>
        <w:rPr>
          <w:b/>
          <w:bCs/>
          <w:lang w:val="es-ES"/>
          <w:rPrChange w:id="540" w:author="Sara Martinez Rendon" w:date="2026-05-03T18:48:00Z">
            <w:rPr>
              <w:rFonts w:asciiTheme="minorHAnsi" w:hAnsiTheme="minorHAnsi" w:cstheme="minorBidi"/>
              <w:b/>
              <w:bCs/>
              <w:sz w:val="28"/>
              <w:szCs w:val="28"/>
              <w:lang w:val="es-ES"/>
            </w:rPr>
          </w:rPrChange>
        </w:rPr>
      </w:pPr>
      <w:r>
        <w:rPr>
          <w:b/>
          <w:bCs/>
          <w:rPrChange w:id="541" w:author="Sara Martinez Rendon" w:date="2026-05-03T18:48:00Z">
            <w:rPr>
              <w:rFonts w:asciiTheme="minorHAnsi" w:hAnsiTheme="minorHAnsi" w:cstheme="minorBidi"/>
              <w:b/>
              <w:bCs/>
              <w:sz w:val="28"/>
              <w:szCs w:val="28"/>
            </w:rPr>
          </w:rPrChange>
        </w:rPr>
        <w:t>Métodos, Modelos, aplicación, tecnología en cada una de las materias del proyecto integrador 1</w:t>
      </w:r>
    </w:p>
    <w:p w14:paraId="45DD2677" w14:textId="77777777" w:rsidR="00BE425F" w:rsidRPr="00BE425F" w:rsidRDefault="00BE425F" w:rsidP="00BE425F">
      <w:pPr>
        <w:spacing w:line="360" w:lineRule="auto"/>
        <w:ind w:firstLine="720"/>
        <w:rPr>
          <w:rPrChange w:id="542" w:author="Sara Martinez Rendon" w:date="2026-05-03T18:48:00Z">
            <w:rPr>
              <w:rFonts w:asciiTheme="minorHAnsi" w:hAnsiTheme="minorHAnsi" w:cstheme="minorBidi"/>
              <w:sz w:val="22"/>
              <w:szCs w:val="22"/>
            </w:rPr>
          </w:rPrChange>
        </w:rPr>
        <w:pPrChange w:id="543" w:author="Sara Martinez Rendon" w:date="2026-05-03T18:56:00Z">
          <w:pPr/>
        </w:pPrChange>
      </w:pPr>
    </w:p>
    <w:p w14:paraId="45DD2678" w14:textId="77777777" w:rsidR="00BE425F" w:rsidRPr="00BE425F" w:rsidRDefault="00000000" w:rsidP="00BE425F">
      <w:pPr>
        <w:spacing w:line="360" w:lineRule="auto"/>
        <w:ind w:firstLine="720"/>
        <w:rPr>
          <w:del w:id="544" w:author="Sara Martinez Rendon" w:date="2026-05-03T18:47:00Z"/>
          <w:b/>
          <w:bCs/>
          <w:rPrChange w:id="545" w:author="Sara Martinez Rendon" w:date="2026-05-03T19:13:00Z">
            <w:rPr>
              <w:del w:id="546" w:author="Sara Martinez Rendon" w:date="2026-05-03T18:47:00Z"/>
              <w:rFonts w:asciiTheme="minorHAnsi" w:hAnsiTheme="minorHAnsi" w:cstheme="minorBidi"/>
              <w:i/>
              <w:iCs/>
              <w:sz w:val="22"/>
              <w:szCs w:val="22"/>
              <w:highlight w:val="yellow"/>
            </w:rPr>
          </w:rPrChange>
        </w:rPr>
        <w:pPrChange w:id="547" w:author="Sara Martinez Rendon" w:date="2026-05-03T18:56:00Z">
          <w:pPr>
            <w:spacing w:line="360" w:lineRule="auto"/>
          </w:pPr>
        </w:pPrChange>
      </w:pPr>
      <w:del w:id="548" w:author="Sara Martinez Rendon" w:date="2026-05-03T18:47:00Z">
        <w:r>
          <w:rPr>
            <w:b/>
            <w:bCs/>
            <w:rPrChange w:id="549" w:author="Sara Martinez Rendon" w:date="2026-05-03T19:13:00Z">
              <w:rPr>
                <w:rFonts w:asciiTheme="minorHAnsi" w:hAnsiTheme="minorHAnsi" w:cstheme="minorBidi"/>
                <w:i/>
                <w:iCs/>
                <w:sz w:val="22"/>
                <w:szCs w:val="22"/>
                <w:highlight w:val="yellow"/>
              </w:rPr>
            </w:rPrChange>
          </w:rPr>
          <w:delText>Modelos/técnicas/tecnologías a usar: (SARA)</w:delText>
        </w:r>
      </w:del>
    </w:p>
    <w:p w14:paraId="45DD2679" w14:textId="77777777" w:rsidR="00BE425F" w:rsidRPr="00BE425F" w:rsidRDefault="00000000" w:rsidP="00BE425F">
      <w:pPr>
        <w:spacing w:line="360" w:lineRule="auto"/>
        <w:ind w:firstLine="720"/>
        <w:rPr>
          <w:b/>
          <w:bCs/>
          <w:rPrChange w:id="550" w:author="Sara Martinez Rendon" w:date="2026-05-03T19:13:00Z">
            <w:rPr>
              <w:rFonts w:asciiTheme="minorHAnsi" w:hAnsiTheme="minorHAnsi" w:cstheme="minorBidi"/>
              <w:i/>
              <w:iCs/>
              <w:color w:val="0070C0"/>
              <w:sz w:val="22"/>
              <w:szCs w:val="22"/>
              <w:highlight w:val="yellow"/>
              <w:u w:val="single"/>
              <w:lang w:val="es-ES"/>
            </w:rPr>
          </w:rPrChange>
        </w:rPr>
        <w:pPrChange w:id="551" w:author="Sara Martinez Rendon" w:date="2026-05-03T18:56:00Z">
          <w:pPr>
            <w:spacing w:line="360" w:lineRule="auto"/>
          </w:pPr>
        </w:pPrChange>
      </w:pPr>
      <w:r>
        <w:rPr>
          <w:b/>
          <w:bCs/>
          <w:rPrChange w:id="552" w:author="Sara Martinez Rendon" w:date="2026-05-03T19:13:00Z">
            <w:rPr>
              <w:rFonts w:asciiTheme="minorHAnsi" w:hAnsiTheme="minorHAnsi" w:cstheme="minorBidi"/>
              <w:i/>
              <w:iCs/>
              <w:color w:val="0070C0"/>
              <w:sz w:val="22"/>
              <w:szCs w:val="22"/>
              <w:highlight w:val="yellow"/>
              <w:u w:val="single"/>
            </w:rPr>
          </w:rPrChange>
        </w:rPr>
        <w:t>Curso 1: SI7009/SI6002 Aprendizaje Automático</w:t>
      </w:r>
    </w:p>
    <w:p w14:paraId="45DD267A" w14:textId="77777777" w:rsidR="00BE425F" w:rsidRDefault="00000000" w:rsidP="00BE425F">
      <w:pPr>
        <w:spacing w:line="360" w:lineRule="auto"/>
        <w:ind w:firstLine="720"/>
        <w:pPrChange w:id="553" w:author="Sara Martinez Rendon" w:date="2026-05-03T18:56:00Z">
          <w:pPr/>
        </w:pPrChange>
      </w:pPr>
      <w:r>
        <w:rPr>
          <w:rPrChange w:id="554" w:author="Sara Martinez Rendon" w:date="2026-05-03T18:48:00Z">
            <w:rPr>
              <w:rFonts w:asciiTheme="minorHAnsi" w:hAnsiTheme="minorHAnsi" w:cstheme="minorBidi"/>
              <w:sz w:val="22"/>
              <w:szCs w:val="22"/>
              <w:highlight w:val="yellow"/>
            </w:rPr>
          </w:rPrChange>
        </w:rPr>
        <w:t>La metodología de aprendizaje automático se integra dentro del pipeline de datos definido para el proyecto, en el cual los registros de navegación (clickstream) son capturados mediante sistemas de mensajería distribuida como Apache Kafka o AWS Kinesis y posteriormente procesados en Apache Spark. A partir de esta infraestructura, los eventos individuales son transformados mediante procesos de sessionization que reconstruyen las sesiones de usuario y permiten generar una matriz de características conductuales almacenada en formato Parquet. Sobre esta base estructurada se construyen variables que representan señales del comportamiento de navegación —como recencia de interacción, profundidad de exploración, número de productos visualizados o comparación entre marcas— las cuales constituyen los features utilizados para el entrenamiento de los modelos de aprendizaje automático.</w:t>
      </w:r>
    </w:p>
    <w:p w14:paraId="45DD267B" w14:textId="77777777" w:rsidR="00BE425F" w:rsidRDefault="00000000" w:rsidP="00BE425F">
      <w:pPr>
        <w:spacing w:line="360" w:lineRule="auto"/>
        <w:ind w:firstLine="720"/>
        <w:pPrChange w:id="555" w:author="Sara Martinez Rendon" w:date="2026-05-03T18:56:00Z">
          <w:pPr/>
        </w:pPrChange>
      </w:pPr>
      <w:r>
        <w:rPr>
          <w:rPrChange w:id="556" w:author="Sara Martinez Rendon" w:date="2026-05-03T18:48:00Z">
            <w:rPr>
              <w:rFonts w:asciiTheme="minorHAnsi" w:hAnsiTheme="minorHAnsi" w:cstheme="minorBidi"/>
              <w:sz w:val="22"/>
              <w:szCs w:val="22"/>
              <w:highlight w:val="yellow"/>
            </w:rPr>
          </w:rPrChange>
        </w:rPr>
        <w:t xml:space="preserve">En una primera etapa metodológica se realizará un análisis exploratorio del comportamiento de las sesiones utilizando técnicas de aprendizaje no supervisado, como algoritmos de clustering, con el objetivo de identificar patrones latentes de navegación dentro del dataset. Esta etapa permite detectar segmentos de usuarios con comportamientos similares —por </w:t>
      </w:r>
      <w:del w:id="557" w:author="Sara Martinez Rendon" w:date="2026-05-03T18:48:00Z">
        <w:r>
          <w:rPr>
            <w:rPrChange w:id="558" w:author="Sara Martinez Rendon" w:date="2026-05-03T18:48:00Z">
              <w:rPr>
                <w:rFonts w:asciiTheme="minorHAnsi" w:hAnsiTheme="minorHAnsi" w:cstheme="minorBidi"/>
                <w:sz w:val="22"/>
                <w:szCs w:val="22"/>
                <w:highlight w:val="yellow"/>
              </w:rPr>
            </w:rPrChange>
          </w:rPr>
          <w:delText>ejemplo</w:delText>
        </w:r>
      </w:del>
      <w:ins w:id="559" w:author="Sara Martinez Rendon" w:date="2026-05-03T18:48:00Z">
        <w:r>
          <w:t>ejemplo,</w:t>
        </w:r>
      </w:ins>
      <w:r>
        <w:rPr>
          <w:rPrChange w:id="560" w:author="Sara Martinez Rendon" w:date="2026-05-03T18:48:00Z">
            <w:rPr>
              <w:rFonts w:asciiTheme="minorHAnsi" w:hAnsiTheme="minorHAnsi" w:cstheme="minorBidi"/>
              <w:sz w:val="22"/>
              <w:szCs w:val="22"/>
              <w:highlight w:val="yellow"/>
            </w:rPr>
          </w:rPrChange>
        </w:rPr>
        <w:t xml:space="preserve"> exploradores, comparadores intensivos o compradores directos— y comprender la estructura del comportamiento previo a la conversión. Estos hallazgos pueden posteriormente incorporarse como variables adicionales dentro del modelo predictivo, enriqueciendo el proceso de modelado con información estructural derivada de los patrones de navegación.</w:t>
      </w:r>
    </w:p>
    <w:p w14:paraId="45DD267C" w14:textId="77777777" w:rsidR="00BE425F" w:rsidRDefault="00000000" w:rsidP="00BE425F">
      <w:pPr>
        <w:spacing w:line="360" w:lineRule="auto"/>
        <w:ind w:firstLine="720"/>
        <w:pPrChange w:id="561" w:author="Sara Martinez Rendon" w:date="2026-05-03T18:56:00Z">
          <w:pPr/>
        </w:pPrChange>
      </w:pPr>
      <w:r>
        <w:rPr>
          <w:rPrChange w:id="562" w:author="Sara Martinez Rendon" w:date="2026-05-03T18:48:00Z">
            <w:rPr>
              <w:rFonts w:asciiTheme="minorHAnsi" w:hAnsiTheme="minorHAnsi" w:cstheme="minorBidi"/>
              <w:sz w:val="22"/>
              <w:szCs w:val="22"/>
              <w:highlight w:val="yellow"/>
            </w:rPr>
          </w:rPrChange>
        </w:rPr>
        <w:t xml:space="preserve">Posteriormente, el problema se aborda como una tarea de clasificación supervisada cuyo objetivo es estimar la probabilidad de que una sesión termine en compra. Para ello se evaluarán modelos basados en árboles de decisión y métodos de ensamble, particularmente Random Forest como técnica de bagging y algoritmos de gradient boosting como XGBoost o LightGBM, los cuales han demostrado alto desempeño en datasets tabulares de gran escala. Dado que el dataset presenta </w:t>
      </w:r>
      <w:r>
        <w:rPr>
          <w:rPrChange w:id="563" w:author="Sara Martinez Rendon" w:date="2026-05-03T18:48:00Z">
            <w:rPr>
              <w:rFonts w:asciiTheme="minorHAnsi" w:hAnsiTheme="minorHAnsi" w:cstheme="minorBidi"/>
              <w:sz w:val="22"/>
              <w:szCs w:val="22"/>
              <w:highlight w:val="yellow"/>
            </w:rPr>
          </w:rPrChange>
        </w:rPr>
        <w:lastRenderedPageBreak/>
        <w:t>un desbalance extremo de clases, donde únicamente entre el 1% y el 3% de las sesiones culminan en una compra, se incorporarán estrategias como Balanced Random Forest o aprendizaje sensible al costo, con el fin de penalizar de manera más significativa los errores asociados a la clase minoritaria y mejorar la capacidad del modelo para identificar eventos de conversión.</w:t>
      </w:r>
    </w:p>
    <w:p w14:paraId="45DD267D" w14:textId="77777777" w:rsidR="00BE425F" w:rsidRDefault="00000000" w:rsidP="00BE425F">
      <w:pPr>
        <w:spacing w:line="360" w:lineRule="auto"/>
        <w:ind w:firstLine="720"/>
        <w:pPrChange w:id="564" w:author="Sara Martinez Rendon" w:date="2026-05-03T18:56:00Z">
          <w:pPr/>
        </w:pPrChange>
      </w:pPr>
      <w:r>
        <w:rPr>
          <w:rPrChange w:id="565" w:author="Sara Martinez Rendon" w:date="2026-05-03T18:48:00Z">
            <w:rPr>
              <w:rFonts w:asciiTheme="minorHAnsi" w:hAnsiTheme="minorHAnsi" w:cstheme="minorBidi"/>
              <w:sz w:val="22"/>
              <w:szCs w:val="22"/>
              <w:highlight w:val="yellow"/>
            </w:rPr>
          </w:rPrChange>
        </w:rPr>
        <w:t>La evaluación comparativa de los modelos se realizará mediante métricas adecuadas para datasets desbalanceados, principalmente precision, recall, F1-score y la curva Precision</w:t>
      </w:r>
      <w:r>
        <w:noBreakHyphen/>
      </w:r>
      <w:r>
        <w:rPr>
          <w:rPrChange w:id="566" w:author="Sara Martinez Rendon" w:date="2026-05-03T18:48:00Z">
            <w:rPr>
              <w:rFonts w:asciiTheme="minorHAnsi" w:hAnsiTheme="minorHAnsi" w:cstheme="minorBidi"/>
              <w:sz w:val="22"/>
              <w:szCs w:val="22"/>
              <w:highlight w:val="yellow"/>
            </w:rPr>
          </w:rPrChange>
        </w:rPr>
        <w:t>Recall, las cuales permiten analizar el desempeño del modelo en la detección de sesiones con compra de forma más informativa que la métrica tradicional de accuracy. Estas métricas serán complementadas con visualizaciones analíticas desarrolladas en Python mediante bibliotecas como Matplotlib, Seaborn y Plotly, incluyendo curvas Precision</w:t>
      </w:r>
      <w:r>
        <w:noBreakHyphen/>
      </w:r>
      <w:r>
        <w:rPr>
          <w:rPrChange w:id="567" w:author="Sara Martinez Rendon" w:date="2026-05-03T18:48:00Z">
            <w:rPr>
              <w:rFonts w:asciiTheme="minorHAnsi" w:hAnsiTheme="minorHAnsi" w:cstheme="minorBidi"/>
              <w:sz w:val="22"/>
              <w:szCs w:val="22"/>
              <w:highlight w:val="yellow"/>
            </w:rPr>
          </w:rPrChange>
        </w:rPr>
        <w:t>Recall y matrices de confusión interactivas que permitan analizar el impacto de distintos umbrales de clasificación sobre el costo económico de falsos positivos y falsos negativos.</w:t>
      </w:r>
    </w:p>
    <w:p w14:paraId="45DD267E" w14:textId="77777777" w:rsidR="00BE425F" w:rsidRDefault="00000000">
      <w:pPr>
        <w:spacing w:line="360" w:lineRule="auto"/>
        <w:ind w:firstLine="720"/>
        <w:rPr>
          <w:del w:id="568" w:author="Sara Martinez Rendon" w:date="2026-05-03T18:49:00Z"/>
          <w:i/>
          <w:iCs/>
        </w:rPr>
      </w:pPr>
      <w:r>
        <w:rPr>
          <w:rPrChange w:id="569" w:author="Sara Martinez Rendon" w:date="2026-05-03T18:48:00Z">
            <w:rPr>
              <w:rFonts w:asciiTheme="minorHAnsi" w:hAnsiTheme="minorHAnsi" w:cstheme="minorBidi"/>
              <w:sz w:val="22"/>
              <w:szCs w:val="22"/>
              <w:highlight w:val="yellow"/>
            </w:rPr>
          </w:rPrChange>
        </w:rPr>
        <w:t>Finalmente, las probabilidades de conversión generadas por el modelo serán utilizadas como insumo para el módulo de Uplift Modeling, el cual busca estimar el efecto causal de ofrecer incentivos a determinados usuarios. En este contexto, los usuarios serán ordenados según su propensión estimada y su potencial de respuesta al incentivo, permitiendo identificar el segmento donde la intervención genera mayor conversión incremental. Los resultados serán posteriormente visualizados mediante herramientas analíticas y dashboards ejecutivos —como Power BI, Tableau o aplicaciones desarrolladas en Plotly Dash o Streamlit— que permitirán conectar la salida del modelo con decisiones de campaña basadas en datos dentro del entorno de comercio electrónico.</w:t>
      </w:r>
    </w:p>
    <w:p w14:paraId="45DD267F" w14:textId="77777777" w:rsidR="00BE425F" w:rsidRDefault="00BE425F">
      <w:pPr>
        <w:spacing w:line="360" w:lineRule="auto"/>
        <w:ind w:firstLine="720"/>
        <w:rPr>
          <w:ins w:id="570" w:author="Sara Martinez Rendon" w:date="2026-05-03T18:49:00Z"/>
          <w:i/>
          <w:iCs/>
        </w:rPr>
      </w:pPr>
    </w:p>
    <w:p w14:paraId="45DD2680" w14:textId="77777777" w:rsidR="00BE425F" w:rsidRDefault="00BE425F" w:rsidP="00BE425F">
      <w:pPr>
        <w:spacing w:line="360" w:lineRule="auto"/>
        <w:ind w:firstLine="720"/>
        <w:rPr>
          <w:ins w:id="571" w:author="Sara Martinez Rendon" w:date="2026-05-03T18:49:00Z"/>
        </w:rPr>
        <w:pPrChange w:id="572" w:author="Sara Martinez Rendon" w:date="2026-05-03T18:56:00Z">
          <w:pPr/>
        </w:pPrChange>
      </w:pPr>
    </w:p>
    <w:p w14:paraId="45DD2681" w14:textId="77777777" w:rsidR="00BE425F" w:rsidRPr="00BE425F" w:rsidRDefault="00BE425F" w:rsidP="00BE425F">
      <w:pPr>
        <w:spacing w:line="360" w:lineRule="auto"/>
        <w:ind w:firstLine="720"/>
        <w:rPr>
          <w:del w:id="573" w:author="Sara Martinez Rendon" w:date="2026-05-03T18:49:00Z"/>
          <w:b/>
          <w:bCs/>
          <w:rPrChange w:id="574" w:author="Sara Martinez Rendon" w:date="2026-05-03T19:13:00Z">
            <w:rPr>
              <w:del w:id="575" w:author="Sara Martinez Rendon" w:date="2026-05-03T18:49:00Z"/>
              <w:rFonts w:asciiTheme="minorHAnsi" w:hAnsiTheme="minorHAnsi" w:cstheme="minorBidi"/>
              <w:sz w:val="22"/>
              <w:szCs w:val="22"/>
              <w:highlight w:val="yellow"/>
            </w:rPr>
          </w:rPrChange>
        </w:rPr>
        <w:pPrChange w:id="576" w:author="Sara Martinez Rendon" w:date="2026-05-03T18:56:00Z">
          <w:pPr/>
        </w:pPrChange>
      </w:pPr>
    </w:p>
    <w:p w14:paraId="45DD2682" w14:textId="77777777" w:rsidR="00BE425F" w:rsidRPr="00BE425F" w:rsidRDefault="00BE425F" w:rsidP="00BE425F">
      <w:pPr>
        <w:spacing w:line="360" w:lineRule="auto"/>
        <w:ind w:firstLine="720"/>
        <w:rPr>
          <w:del w:id="577" w:author="Sara Martinez Rendon" w:date="2026-05-03T18:49:00Z"/>
          <w:b/>
          <w:bCs/>
          <w:rPrChange w:id="578" w:author="Sara Martinez Rendon" w:date="2026-05-03T19:13:00Z">
            <w:rPr>
              <w:del w:id="579" w:author="Sara Martinez Rendon" w:date="2026-05-03T18:49:00Z"/>
              <w:rFonts w:asciiTheme="minorHAnsi" w:hAnsiTheme="minorHAnsi" w:cstheme="minorBidi"/>
              <w:sz w:val="22"/>
              <w:szCs w:val="22"/>
              <w:highlight w:val="yellow"/>
            </w:rPr>
          </w:rPrChange>
        </w:rPr>
        <w:pPrChange w:id="580" w:author="Sara Martinez Rendon" w:date="2026-05-03T18:56:00Z">
          <w:pPr/>
        </w:pPrChange>
      </w:pPr>
    </w:p>
    <w:p w14:paraId="45DD2683" w14:textId="77777777" w:rsidR="00BE425F" w:rsidRPr="00BE425F" w:rsidRDefault="00BE425F" w:rsidP="00BE425F">
      <w:pPr>
        <w:spacing w:line="360" w:lineRule="auto"/>
        <w:ind w:firstLine="720"/>
        <w:rPr>
          <w:del w:id="581" w:author="Sara Martinez Rendon" w:date="2026-05-03T18:49:00Z"/>
          <w:b/>
          <w:bCs/>
          <w:rPrChange w:id="582" w:author="Sara Martinez Rendon" w:date="2026-05-03T19:13:00Z">
            <w:rPr>
              <w:del w:id="583" w:author="Sara Martinez Rendon" w:date="2026-05-03T18:49:00Z"/>
              <w:rFonts w:asciiTheme="minorHAnsi" w:hAnsiTheme="minorHAnsi" w:cstheme="minorBidi"/>
              <w:sz w:val="22"/>
              <w:szCs w:val="22"/>
              <w:highlight w:val="yellow"/>
            </w:rPr>
          </w:rPrChange>
        </w:rPr>
        <w:pPrChange w:id="584" w:author="Sara Martinez Rendon" w:date="2026-05-03T18:56:00Z">
          <w:pPr/>
        </w:pPrChange>
      </w:pPr>
    </w:p>
    <w:p w14:paraId="45DD2684" w14:textId="77777777" w:rsidR="00BE425F" w:rsidRPr="00BE425F" w:rsidRDefault="00BE425F" w:rsidP="00BE425F">
      <w:pPr>
        <w:spacing w:line="360" w:lineRule="auto"/>
        <w:ind w:firstLine="720"/>
        <w:rPr>
          <w:del w:id="585" w:author="Sara Martinez Rendon" w:date="2026-05-03T18:49:00Z"/>
          <w:b/>
          <w:bCs/>
          <w:rPrChange w:id="586" w:author="Sara Martinez Rendon" w:date="2026-05-03T19:13:00Z">
            <w:rPr>
              <w:del w:id="587" w:author="Sara Martinez Rendon" w:date="2026-05-03T18:49:00Z"/>
              <w:rFonts w:asciiTheme="minorHAnsi" w:hAnsiTheme="minorHAnsi" w:cstheme="minorBidi"/>
              <w:sz w:val="22"/>
              <w:szCs w:val="22"/>
              <w:highlight w:val="yellow"/>
            </w:rPr>
          </w:rPrChange>
        </w:rPr>
        <w:pPrChange w:id="588" w:author="Sara Martinez Rendon" w:date="2026-05-03T18:56:00Z">
          <w:pPr/>
        </w:pPrChange>
      </w:pPr>
    </w:p>
    <w:p w14:paraId="45DD2685" w14:textId="77777777" w:rsidR="00BE425F" w:rsidRPr="00BE425F" w:rsidRDefault="00BE425F" w:rsidP="00BE425F">
      <w:pPr>
        <w:spacing w:line="360" w:lineRule="auto"/>
        <w:ind w:firstLine="720"/>
        <w:rPr>
          <w:del w:id="589" w:author="Sara Martinez Rendon" w:date="2026-05-03T18:48:00Z"/>
          <w:b/>
          <w:bCs/>
          <w:rPrChange w:id="590" w:author="Sara Martinez Rendon" w:date="2026-05-03T19:13:00Z">
            <w:rPr>
              <w:del w:id="591" w:author="Sara Martinez Rendon" w:date="2026-05-03T18:48:00Z"/>
              <w:rFonts w:asciiTheme="minorHAnsi" w:hAnsiTheme="minorHAnsi" w:cstheme="minorBidi"/>
              <w:sz w:val="22"/>
              <w:szCs w:val="22"/>
            </w:rPr>
          </w:rPrChange>
        </w:rPr>
        <w:pPrChange w:id="592" w:author="Sara Martinez Rendon" w:date="2026-05-03T18:56:00Z">
          <w:pPr/>
        </w:pPrChange>
      </w:pPr>
    </w:p>
    <w:p w14:paraId="45DD2686" w14:textId="77777777" w:rsidR="00BE425F" w:rsidRPr="00BE425F" w:rsidRDefault="00BE425F" w:rsidP="00BE425F">
      <w:pPr>
        <w:spacing w:line="360" w:lineRule="auto"/>
        <w:ind w:firstLine="720"/>
        <w:rPr>
          <w:del w:id="593" w:author="Sara Martinez Rendon" w:date="2026-05-03T18:48:00Z"/>
          <w:b/>
          <w:bCs/>
          <w:rPrChange w:id="594" w:author="Sara Martinez Rendon" w:date="2026-05-03T19:13:00Z">
            <w:rPr>
              <w:del w:id="595" w:author="Sara Martinez Rendon" w:date="2026-05-03T18:48:00Z"/>
              <w:rFonts w:asciiTheme="minorHAnsi" w:hAnsiTheme="minorHAnsi" w:cstheme="minorBidi"/>
              <w:i/>
              <w:iCs/>
              <w:sz w:val="22"/>
              <w:szCs w:val="22"/>
            </w:rPr>
          </w:rPrChange>
        </w:rPr>
        <w:pPrChange w:id="596" w:author="Sara Martinez Rendon" w:date="2026-05-03T18:56:00Z">
          <w:pPr>
            <w:spacing w:line="360" w:lineRule="auto"/>
          </w:pPr>
        </w:pPrChange>
      </w:pPr>
    </w:p>
    <w:p w14:paraId="45DD2687" w14:textId="77777777" w:rsidR="00BE425F" w:rsidRPr="00BE425F" w:rsidRDefault="00000000" w:rsidP="00BE425F">
      <w:pPr>
        <w:spacing w:line="360" w:lineRule="auto"/>
        <w:ind w:firstLine="720"/>
        <w:rPr>
          <w:del w:id="597" w:author="Sara Martinez Rendon" w:date="2026-05-03T18:48:00Z"/>
          <w:b/>
          <w:bCs/>
          <w:rPrChange w:id="598" w:author="Sara Martinez Rendon" w:date="2026-05-03T19:13:00Z">
            <w:rPr>
              <w:del w:id="599" w:author="Sara Martinez Rendon" w:date="2026-05-03T18:48:00Z"/>
              <w:rFonts w:asciiTheme="minorHAnsi" w:hAnsiTheme="minorHAnsi" w:cstheme="minorBidi"/>
              <w:i/>
              <w:iCs/>
              <w:sz w:val="22"/>
              <w:szCs w:val="22"/>
              <w:highlight w:val="yellow"/>
            </w:rPr>
          </w:rPrChange>
        </w:rPr>
        <w:pPrChange w:id="600" w:author="Sara Martinez Rendon" w:date="2026-05-03T18:56:00Z">
          <w:pPr>
            <w:spacing w:line="360" w:lineRule="auto"/>
          </w:pPr>
        </w:pPrChange>
      </w:pPr>
      <w:del w:id="601" w:author="Sara Martinez Rendon" w:date="2026-05-03T18:48:00Z">
        <w:r>
          <w:rPr>
            <w:b/>
            <w:bCs/>
            <w:rPrChange w:id="602" w:author="Sara Martinez Rendon" w:date="2026-05-03T19:13:00Z">
              <w:rPr>
                <w:rFonts w:asciiTheme="minorHAnsi" w:hAnsiTheme="minorHAnsi" w:cstheme="minorBidi"/>
                <w:i/>
                <w:iCs/>
                <w:sz w:val="22"/>
                <w:szCs w:val="22"/>
                <w:highlight w:val="yellow"/>
              </w:rPr>
            </w:rPrChange>
          </w:rPr>
          <w:delText>Modelos/técnicas/tecnologías a usar: (HEIDER)</w:delText>
        </w:r>
      </w:del>
    </w:p>
    <w:p w14:paraId="45DD2688" w14:textId="77777777" w:rsidR="00BE425F" w:rsidRPr="00BE425F" w:rsidRDefault="00000000" w:rsidP="00BE425F">
      <w:pPr>
        <w:spacing w:line="360" w:lineRule="auto"/>
        <w:ind w:firstLine="720"/>
        <w:rPr>
          <w:del w:id="603" w:author="Sara Martinez Rendon" w:date="2026-05-03T18:49:00Z"/>
          <w:b/>
          <w:bCs/>
          <w:rPrChange w:id="604" w:author="Sara Martinez Rendon" w:date="2026-05-03T19:13:00Z">
            <w:rPr>
              <w:del w:id="605" w:author="Sara Martinez Rendon" w:date="2026-05-03T18:49:00Z"/>
              <w:rFonts w:asciiTheme="minorHAnsi" w:hAnsiTheme="minorHAnsi" w:cstheme="minorBidi"/>
              <w:i/>
              <w:iCs/>
              <w:color w:val="0070C0"/>
              <w:sz w:val="22"/>
              <w:szCs w:val="22"/>
              <w:highlight w:val="yellow"/>
              <w:u w:val="single"/>
              <w:lang w:val="es-ES"/>
            </w:rPr>
          </w:rPrChange>
        </w:rPr>
        <w:pPrChange w:id="606" w:author="Sara Martinez Rendon" w:date="2026-05-03T18:56:00Z">
          <w:pPr>
            <w:spacing w:line="360" w:lineRule="auto"/>
          </w:pPr>
        </w:pPrChange>
      </w:pPr>
      <w:r>
        <w:rPr>
          <w:b/>
          <w:bCs/>
          <w:rPrChange w:id="607" w:author="Sara Martinez Rendon" w:date="2026-05-03T19:13:00Z">
            <w:rPr>
              <w:rFonts w:asciiTheme="minorHAnsi" w:hAnsiTheme="minorHAnsi" w:cstheme="minorBidi"/>
              <w:i/>
              <w:iCs/>
              <w:color w:val="0070C0"/>
              <w:sz w:val="22"/>
              <w:szCs w:val="22"/>
              <w:highlight w:val="yellow"/>
              <w:u w:val="single"/>
            </w:rPr>
          </w:rPrChange>
        </w:rPr>
        <w:t>Curso 2: SI7006/SI6003 Almacenamiento y Procesamiento de grandes datos</w:t>
      </w:r>
    </w:p>
    <w:p w14:paraId="45DD2689" w14:textId="77777777" w:rsidR="00BE425F" w:rsidRPr="00BE425F" w:rsidRDefault="00BE425F" w:rsidP="00BE425F">
      <w:pPr>
        <w:spacing w:line="360" w:lineRule="auto"/>
        <w:ind w:firstLine="720"/>
        <w:rPr>
          <w:highlight w:val="yellow"/>
          <w:rPrChange w:id="608" w:author="Sara Martinez Rendon" w:date="2026-05-03T18:48:00Z">
            <w:rPr>
              <w:rFonts w:asciiTheme="minorHAnsi" w:hAnsiTheme="minorHAnsi" w:cstheme="minorBidi"/>
              <w:sz w:val="22"/>
              <w:szCs w:val="22"/>
              <w:highlight w:val="yellow"/>
            </w:rPr>
          </w:rPrChange>
        </w:rPr>
        <w:pPrChange w:id="609" w:author="Sara Martinez Rendon" w:date="2026-05-03T18:56:00Z">
          <w:pPr/>
        </w:pPrChange>
      </w:pPr>
    </w:p>
    <w:p w14:paraId="45DD268A" w14:textId="77777777" w:rsidR="00BE425F" w:rsidRDefault="00000000" w:rsidP="00BE425F">
      <w:pPr>
        <w:spacing w:line="360" w:lineRule="auto"/>
        <w:ind w:firstLine="720"/>
        <w:rPr>
          <w:del w:id="610" w:author="Sara Martinez Rendon" w:date="2026-05-03T18:52:00Z"/>
        </w:rPr>
        <w:pPrChange w:id="611" w:author="Sara Martinez Rendon" w:date="2026-05-03T18:56:00Z">
          <w:pPr/>
        </w:pPrChange>
      </w:pPr>
      <w:r>
        <w:rPr>
          <w:rFonts w:eastAsia="Calibri"/>
          <w:rPrChange w:id="612" w:author="Sara Martinez Rendon" w:date="2026-05-03T18:48:00Z">
            <w:rPr>
              <w:rFonts w:ascii="Calibri" w:eastAsia="Calibri" w:hAnsi="Calibri" w:cs="Calibri"/>
              <w:sz w:val="22"/>
              <w:szCs w:val="22"/>
            </w:rPr>
          </w:rPrChange>
        </w:rPr>
        <w:t xml:space="preserve">En la capa de ingesta de datos, se emplean tecnologías de mensajería distribuida como Apache Kafka o servicios equivalentes como AWS Kinesis, los cuales permiten capturar flujos de datos de tipo </w:t>
      </w:r>
      <w:r>
        <w:rPr>
          <w:rFonts w:eastAsia="Calibri"/>
          <w:i/>
          <w:iCs/>
          <w:rPrChange w:id="613" w:author="Sara Martinez Rendon" w:date="2026-05-03T18:48:00Z">
            <w:rPr>
              <w:rFonts w:ascii="Calibri" w:eastAsia="Calibri" w:hAnsi="Calibri" w:cs="Calibri"/>
              <w:i/>
              <w:iCs/>
              <w:sz w:val="22"/>
              <w:szCs w:val="22"/>
            </w:rPr>
          </w:rPrChange>
        </w:rPr>
        <w:t>clickstream</w:t>
      </w:r>
      <w:r>
        <w:rPr>
          <w:rFonts w:eastAsia="Calibri"/>
          <w:rPrChange w:id="614" w:author="Sara Martinez Rendon" w:date="2026-05-03T18:48:00Z">
            <w:rPr>
              <w:rFonts w:ascii="Calibri" w:eastAsia="Calibri" w:hAnsi="Calibri" w:cs="Calibri"/>
              <w:sz w:val="22"/>
              <w:szCs w:val="22"/>
            </w:rPr>
          </w:rPrChange>
        </w:rPr>
        <w:t xml:space="preserve"> en tiempo real. Estas herramientas se caracterizan por su alta escalabilidad, tolerancia a fallos y arquitectura desacoplada basada en el modelo publicador–</w:t>
      </w:r>
      <w:r>
        <w:rPr>
          <w:rFonts w:eastAsia="Calibri"/>
          <w:rPrChange w:id="615" w:author="Sara Martinez Rendon" w:date="2026-05-03T18:48:00Z">
            <w:rPr>
              <w:rFonts w:ascii="Calibri" w:eastAsia="Calibri" w:hAnsi="Calibri" w:cs="Calibri"/>
              <w:sz w:val="22"/>
              <w:szCs w:val="22"/>
            </w:rPr>
          </w:rPrChange>
        </w:rPr>
        <w:lastRenderedPageBreak/>
        <w:t>suscriptor, lo que facilita la integración de múltiples fuentes de datos y consumidores sin afectar el rendimiento del sistema. Además, su capacidad de particionamiento y replicación garantiza la durabilidad y disponibilidad de los datos en entornos de gran volumen.</w:t>
      </w:r>
    </w:p>
    <w:p w14:paraId="45DD268B" w14:textId="77777777" w:rsidR="00BE425F" w:rsidRPr="00BE425F" w:rsidRDefault="00BE425F" w:rsidP="00BE425F">
      <w:pPr>
        <w:spacing w:line="360" w:lineRule="auto"/>
        <w:ind w:firstLine="720"/>
        <w:rPr>
          <w:rFonts w:eastAsia="Calibri"/>
          <w:lang w:val="es-ES"/>
          <w:rPrChange w:id="616" w:author="Sara Martinez Rendon" w:date="2026-05-03T18:48:00Z">
            <w:rPr>
              <w:rFonts w:ascii="Calibri" w:eastAsia="Calibri" w:hAnsi="Calibri" w:cs="Calibri"/>
              <w:sz w:val="22"/>
              <w:szCs w:val="22"/>
              <w:lang w:val="es-ES"/>
            </w:rPr>
          </w:rPrChange>
        </w:rPr>
        <w:pPrChange w:id="617" w:author="Sara Martinez Rendon" w:date="2026-05-03T18:56:00Z">
          <w:pPr/>
        </w:pPrChange>
      </w:pPr>
    </w:p>
    <w:p w14:paraId="45DD268C" w14:textId="77777777" w:rsidR="00BE425F" w:rsidRDefault="00000000" w:rsidP="00BE425F">
      <w:pPr>
        <w:spacing w:line="360" w:lineRule="auto"/>
        <w:ind w:firstLine="720"/>
        <w:rPr>
          <w:del w:id="618" w:author="Sara Martinez Rendon" w:date="2026-05-03T18:52:00Z"/>
        </w:rPr>
        <w:pPrChange w:id="619" w:author="Sara Martinez Rendon" w:date="2026-05-03T18:56:00Z">
          <w:pPr/>
        </w:pPrChange>
      </w:pPr>
      <w:r>
        <w:rPr>
          <w:rFonts w:eastAsia="Calibri"/>
          <w:rPrChange w:id="620" w:author="Sara Martinez Rendon" w:date="2026-05-03T18:48:00Z">
            <w:rPr>
              <w:rFonts w:ascii="Calibri" w:eastAsia="Calibri" w:hAnsi="Calibri" w:cs="Calibri"/>
              <w:sz w:val="22"/>
              <w:szCs w:val="22"/>
            </w:rPr>
          </w:rPrChange>
        </w:rPr>
        <w:t>En la capa de procesamiento, se utiliza Apache Spark como motor principal de cómputo distribuido. Este framework permite procesar grandes volúmenes de datos de manera eficiente mediante el uso de procesamiento en memoria y ejecución paralela sobre clústeres de múltiples nodos. Su arquitectura basada en componentes como Driver, Executors y Worker Nodes permite distribuir tareas de forma eficiente, mientras que su soporte para APIs de alto nivel como DataFrames y Spark SQL facilita la construcción de pipelines de transformación y análisis de datos. Adicionalmente, el uso del Catalyst Optimizer permite optimizar automáticamente los planes de ejecución, mejorando significativamente el rendimiento de las operaciones.</w:t>
      </w:r>
    </w:p>
    <w:p w14:paraId="45DD268D" w14:textId="77777777" w:rsidR="00BE425F" w:rsidRPr="00BE425F" w:rsidRDefault="00BE425F" w:rsidP="00BE425F">
      <w:pPr>
        <w:spacing w:line="360" w:lineRule="auto"/>
        <w:ind w:firstLine="720"/>
        <w:rPr>
          <w:rFonts w:eastAsia="Calibri"/>
          <w:lang w:val="es-ES"/>
          <w:rPrChange w:id="621" w:author="Sara Martinez Rendon" w:date="2026-05-03T18:48:00Z">
            <w:rPr>
              <w:rFonts w:ascii="Calibri" w:eastAsia="Calibri" w:hAnsi="Calibri" w:cs="Calibri"/>
              <w:sz w:val="22"/>
              <w:szCs w:val="22"/>
              <w:lang w:val="es-ES"/>
            </w:rPr>
          </w:rPrChange>
        </w:rPr>
        <w:pPrChange w:id="622" w:author="Sara Martinez Rendon" w:date="2026-05-03T18:56:00Z">
          <w:pPr/>
        </w:pPrChange>
      </w:pPr>
    </w:p>
    <w:p w14:paraId="45DD268E" w14:textId="77777777" w:rsidR="00BE425F" w:rsidRDefault="00000000" w:rsidP="00BE425F">
      <w:pPr>
        <w:spacing w:line="360" w:lineRule="auto"/>
        <w:ind w:firstLine="720"/>
        <w:rPr>
          <w:del w:id="623" w:author="Sara Martinez Rendon" w:date="2026-05-03T18:52:00Z"/>
        </w:rPr>
        <w:pPrChange w:id="624" w:author="Sara Martinez Rendon" w:date="2026-05-03T18:56:00Z">
          <w:pPr/>
        </w:pPrChange>
      </w:pPr>
      <w:r>
        <w:rPr>
          <w:rFonts w:eastAsia="Calibri"/>
          <w:rPrChange w:id="625" w:author="Sara Martinez Rendon" w:date="2026-05-03T18:48:00Z">
            <w:rPr>
              <w:rFonts w:ascii="Calibri" w:eastAsia="Calibri" w:hAnsi="Calibri" w:cs="Calibri"/>
              <w:sz w:val="22"/>
              <w:szCs w:val="22"/>
            </w:rPr>
          </w:rPrChange>
        </w:rPr>
        <w:t xml:space="preserve">Para el procesamiento de datos en tiempo real, se incorporan capacidades de </w:t>
      </w:r>
      <w:r>
        <w:rPr>
          <w:rFonts w:eastAsia="Calibri"/>
          <w:i/>
          <w:iCs/>
          <w:rPrChange w:id="626" w:author="Sara Martinez Rendon" w:date="2026-05-03T18:48:00Z">
            <w:rPr>
              <w:rFonts w:ascii="Calibri" w:eastAsia="Calibri" w:hAnsi="Calibri" w:cs="Calibri"/>
              <w:i/>
              <w:iCs/>
              <w:sz w:val="22"/>
              <w:szCs w:val="22"/>
            </w:rPr>
          </w:rPrChange>
        </w:rPr>
        <w:t>streaming</w:t>
      </w:r>
      <w:r>
        <w:rPr>
          <w:rFonts w:eastAsia="Calibri"/>
          <w:rPrChange w:id="627" w:author="Sara Martinez Rendon" w:date="2026-05-03T18:48:00Z">
            <w:rPr>
              <w:rFonts w:ascii="Calibri" w:eastAsia="Calibri" w:hAnsi="Calibri" w:cs="Calibri"/>
              <w:sz w:val="22"/>
              <w:szCs w:val="22"/>
            </w:rPr>
          </w:rPrChange>
        </w:rPr>
        <w:t xml:space="preserve"> mediante herramientas como Spark Structured Streaming o arquitecturas basadas en flujos. Estas permiten procesar datos continuos utilizando modelos de micro-batches o procesamiento evento a evento, integrando conceptos clave como ventanas (tumbling, sliding y session), manejo de estado y control de eventos tardíos mediante </w:t>
      </w:r>
      <w:r>
        <w:rPr>
          <w:rFonts w:eastAsia="Calibri"/>
          <w:i/>
          <w:iCs/>
          <w:rPrChange w:id="628" w:author="Sara Martinez Rendon" w:date="2026-05-03T18:48:00Z">
            <w:rPr>
              <w:rFonts w:ascii="Calibri" w:eastAsia="Calibri" w:hAnsi="Calibri" w:cs="Calibri"/>
              <w:i/>
              <w:iCs/>
              <w:sz w:val="22"/>
              <w:szCs w:val="22"/>
            </w:rPr>
          </w:rPrChange>
        </w:rPr>
        <w:t>watermarks</w:t>
      </w:r>
      <w:r>
        <w:rPr>
          <w:rFonts w:eastAsia="Calibri"/>
          <w:rPrChange w:id="629" w:author="Sara Martinez Rendon" w:date="2026-05-03T18:48:00Z">
            <w:rPr>
              <w:rFonts w:ascii="Calibri" w:eastAsia="Calibri" w:hAnsi="Calibri" w:cs="Calibri"/>
              <w:sz w:val="22"/>
              <w:szCs w:val="22"/>
            </w:rPr>
          </w:rPrChange>
        </w:rPr>
        <w:t>. Asimismo, se consideran diferentes semánticas de procesamiento (at-least-once y exactly-once), fundamentales para garantizar la consistencia y confiabilidad de los resultados en sistemas que soportan decisiones en tiempo real</w:t>
      </w:r>
      <w:del w:id="630" w:author="Sara Martinez Rendon" w:date="2026-05-03T18:52:00Z">
        <w:r>
          <w:rPr>
            <w:rFonts w:eastAsia="Calibri"/>
            <w:rPrChange w:id="631" w:author="Sara Martinez Rendon" w:date="2026-05-03T18:48:00Z">
              <w:rPr>
                <w:rFonts w:ascii="Calibri" w:eastAsia="Calibri" w:hAnsi="Calibri" w:cs="Calibri"/>
                <w:sz w:val="22"/>
                <w:szCs w:val="22"/>
              </w:rPr>
            </w:rPrChange>
          </w:rPr>
          <w:delText>.</w:delText>
        </w:r>
      </w:del>
    </w:p>
    <w:p w14:paraId="45DD268F" w14:textId="77777777" w:rsidR="00BE425F" w:rsidRPr="00BE425F" w:rsidRDefault="00BE425F" w:rsidP="00BE425F">
      <w:pPr>
        <w:spacing w:line="360" w:lineRule="auto"/>
        <w:ind w:firstLine="720"/>
        <w:rPr>
          <w:rFonts w:eastAsia="Calibri"/>
          <w:lang w:val="es-ES"/>
          <w:rPrChange w:id="632" w:author="Sara Martinez Rendon" w:date="2026-05-03T18:48:00Z">
            <w:rPr>
              <w:rFonts w:ascii="Calibri" w:eastAsia="Calibri" w:hAnsi="Calibri" w:cs="Calibri"/>
              <w:sz w:val="22"/>
              <w:szCs w:val="22"/>
              <w:lang w:val="es-ES"/>
            </w:rPr>
          </w:rPrChange>
        </w:rPr>
        <w:pPrChange w:id="633" w:author="Sara Martinez Rendon" w:date="2026-05-03T18:56:00Z">
          <w:pPr/>
        </w:pPrChange>
      </w:pPr>
    </w:p>
    <w:p w14:paraId="45DD2690" w14:textId="77777777" w:rsidR="00BE425F" w:rsidRDefault="00000000" w:rsidP="00BE425F">
      <w:pPr>
        <w:spacing w:line="360" w:lineRule="auto"/>
        <w:ind w:firstLine="720"/>
        <w:pPrChange w:id="634" w:author="Sara Martinez Rendon" w:date="2026-05-03T18:56:00Z">
          <w:pPr/>
        </w:pPrChange>
      </w:pPr>
      <w:r>
        <w:rPr>
          <w:rFonts w:eastAsia="Calibri"/>
          <w:rPrChange w:id="635" w:author="Sara Martinez Rendon" w:date="2026-05-03T18:48:00Z">
            <w:rPr>
              <w:rFonts w:ascii="Calibri" w:eastAsia="Calibri" w:hAnsi="Calibri" w:cs="Calibri"/>
              <w:sz w:val="22"/>
              <w:szCs w:val="22"/>
            </w:rPr>
          </w:rPrChange>
        </w:rPr>
        <w:t>Finalmente, en la capa de almacenamiento, se emplean formatos de datos optimizados como Parquet, los cuales permiten un acceso eficiente y columnar a grandes volúmenes de información. Este enfoque facilita tanto el procesamiento batch como el análisis histórico, reduciendo tiempos de lectura y costos computacionales. En conjunto, estas tecnologías permiten construir un pipeline de datos robusto, escalable y orientado a la analítica avanzada, capaz de soportar modelos de Machine Learning y sistemas de toma de decisiones en entornos de e-commerce a gran escala.</w:t>
      </w:r>
    </w:p>
    <w:p w14:paraId="45DD2691" w14:textId="77777777" w:rsidR="00BE425F" w:rsidRPr="00BE425F" w:rsidRDefault="00BE425F" w:rsidP="00BE425F">
      <w:pPr>
        <w:spacing w:line="360" w:lineRule="auto"/>
        <w:ind w:firstLine="720"/>
        <w:rPr>
          <w:rFonts w:eastAsia="Calibri"/>
          <w:lang w:val="es-ES"/>
          <w:rPrChange w:id="636" w:author="Sara Martinez Rendon" w:date="2026-05-03T18:48:00Z">
            <w:rPr>
              <w:rFonts w:ascii="Calibri" w:eastAsia="Calibri" w:hAnsi="Calibri" w:cs="Calibri"/>
              <w:sz w:val="22"/>
              <w:szCs w:val="22"/>
              <w:lang w:val="es-ES"/>
            </w:rPr>
          </w:rPrChange>
        </w:rPr>
        <w:pPrChange w:id="637" w:author="Sara Martinez Rendon" w:date="2026-05-03T18:56:00Z">
          <w:pPr/>
        </w:pPrChange>
      </w:pPr>
    </w:p>
    <w:p w14:paraId="45DD2692" w14:textId="77777777" w:rsidR="00BE425F" w:rsidRDefault="00000000" w:rsidP="00BE425F">
      <w:pPr>
        <w:keepNext/>
        <w:spacing w:line="360" w:lineRule="auto"/>
        <w:ind w:firstLine="720"/>
        <w:jc w:val="center"/>
        <w:rPr>
          <w:ins w:id="638" w:author="Sara Martinez Rendon" w:date="2026-05-03T19:11:00Z"/>
        </w:rPr>
        <w:pPrChange w:id="639" w:author="Sara Martinez Rendon" w:date="2026-05-03T19:11:00Z">
          <w:pPr>
            <w:spacing w:line="360" w:lineRule="auto"/>
            <w:ind w:firstLine="720"/>
            <w:jc w:val="center"/>
          </w:pPr>
        </w:pPrChange>
      </w:pPr>
      <w:r>
        <w:rPr>
          <w:noProof/>
        </w:rPr>
        <w:lastRenderedPageBreak/>
        <mc:AlternateContent>
          <mc:Choice Requires="wpg">
            <w:drawing>
              <wp:inline distT="0" distB="0" distL="0" distR="0" wp14:anchorId="45DD26C9" wp14:editId="45DD26CA">
                <wp:extent cx="6115050" cy="3409950"/>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14233" name="Picture 362614233"/>
                        <pic:cNvPicPr>
                          <a:picLocks noChangeAspect="1"/>
                        </pic:cNvPicPr>
                      </pic:nvPicPr>
                      <pic:blipFill rotWithShape="1">
                        <a:blip r:embed="rId16"/>
                        <a:stretch/>
                      </pic:blipFill>
                      <pic:spPr bwMode="auto">
                        <a:xfrm>
                          <a:off x="0" y="0"/>
                          <a:ext cx="6115050" cy="34099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50pt;height:268.50pt;mso-wrap-distance-left:0.00pt;mso-wrap-distance-top:0.00pt;mso-wrap-distance-right:0.00pt;mso-wrap-distance-bottom:0.00pt;z-index:1;" stroked="false">
                <v:imagedata r:id="rId17" o:title=""/>
                <o:lock v:ext="edit" rotation="t"/>
              </v:shape>
            </w:pict>
          </mc:Fallback>
        </mc:AlternateContent>
      </w:r>
    </w:p>
    <w:p w14:paraId="45DD2693" w14:textId="77777777" w:rsidR="00BE425F" w:rsidRPr="00BE425F" w:rsidRDefault="00000000" w:rsidP="00BE425F">
      <w:pPr>
        <w:pStyle w:val="Descripcin"/>
        <w:jc w:val="center"/>
        <w:rPr>
          <w:del w:id="640" w:author="Sara Martinez Rendon" w:date="2026-05-03T18:49:00Z"/>
          <w:rFonts w:eastAsia="Calibri"/>
          <w:sz w:val="24"/>
          <w:szCs w:val="24"/>
          <w:lang w:val="es-ES"/>
          <w:rPrChange w:id="641" w:author="Sara Martinez Rendon" w:date="2026-05-03T18:48:00Z">
            <w:rPr>
              <w:del w:id="642" w:author="Sara Martinez Rendon" w:date="2026-05-03T18:49:00Z"/>
              <w:rFonts w:ascii="Calibri" w:eastAsia="Calibri" w:hAnsi="Calibri" w:cs="Calibri"/>
              <w:sz w:val="22"/>
              <w:szCs w:val="22"/>
              <w:lang w:val="es-ES"/>
            </w:rPr>
          </w:rPrChange>
        </w:rPr>
        <w:pPrChange w:id="643" w:author="Sara Martinez Rendon" w:date="2026-05-03T19:11:00Z">
          <w:pPr/>
        </w:pPrChange>
      </w:pPr>
      <w:ins w:id="644" w:author="Sara Martinez Rendon" w:date="2026-05-03T19:11:00Z">
        <w:r>
          <w:t>Ilustración 2. Arquitectura de datos para E-commerce</w:t>
        </w:r>
      </w:ins>
    </w:p>
    <w:p w14:paraId="45DD2694" w14:textId="77777777" w:rsidR="00BE425F" w:rsidRPr="00BE425F" w:rsidRDefault="00BE425F" w:rsidP="00BE425F">
      <w:pPr>
        <w:spacing w:line="360" w:lineRule="auto"/>
        <w:ind w:firstLine="720"/>
        <w:jc w:val="center"/>
        <w:rPr>
          <w:rFonts w:eastAsia="Calibri"/>
          <w:lang w:val="es-ES"/>
          <w:rPrChange w:id="645" w:author="Sara Martinez Rendon" w:date="2026-05-03T18:48:00Z">
            <w:rPr>
              <w:rFonts w:ascii="Calibri" w:eastAsia="Calibri" w:hAnsi="Calibri" w:cs="Calibri"/>
              <w:sz w:val="22"/>
              <w:szCs w:val="22"/>
              <w:lang w:val="es-ES"/>
            </w:rPr>
          </w:rPrChange>
        </w:rPr>
        <w:pPrChange w:id="646" w:author="Sara Martinez Rendon" w:date="2026-05-03T18:59:00Z">
          <w:pPr/>
        </w:pPrChange>
      </w:pPr>
    </w:p>
    <w:p w14:paraId="45DD2695" w14:textId="77777777" w:rsidR="00BE425F" w:rsidRPr="00BE425F" w:rsidRDefault="00BE425F" w:rsidP="00BE425F">
      <w:pPr>
        <w:spacing w:line="360" w:lineRule="auto"/>
        <w:ind w:firstLine="720"/>
        <w:rPr>
          <w:i/>
          <w:iCs/>
          <w:rPrChange w:id="647" w:author="Sara Martinez Rendon" w:date="2026-05-03T18:48:00Z">
            <w:rPr>
              <w:rFonts w:asciiTheme="minorHAnsi" w:hAnsiTheme="minorHAnsi" w:cstheme="minorBidi"/>
              <w:i/>
              <w:iCs/>
              <w:sz w:val="22"/>
              <w:szCs w:val="22"/>
            </w:rPr>
          </w:rPrChange>
        </w:rPr>
        <w:pPrChange w:id="648" w:author="Sara Martinez Rendon" w:date="2026-05-03T18:56:00Z">
          <w:pPr>
            <w:spacing w:line="360" w:lineRule="auto"/>
          </w:pPr>
        </w:pPrChange>
      </w:pPr>
    </w:p>
    <w:p w14:paraId="45DD2696" w14:textId="77777777" w:rsidR="00BE425F" w:rsidRPr="00BE425F" w:rsidRDefault="00000000" w:rsidP="00BE425F">
      <w:pPr>
        <w:spacing w:line="360" w:lineRule="auto"/>
        <w:ind w:firstLine="720"/>
        <w:rPr>
          <w:del w:id="649" w:author="Sara Martinez Rendon" w:date="2026-05-03T18:49:00Z"/>
          <w:b/>
          <w:bCs/>
          <w:rPrChange w:id="650" w:author="Sara Martinez Rendon" w:date="2026-05-03T19:13:00Z">
            <w:rPr>
              <w:del w:id="651" w:author="Sara Martinez Rendon" w:date="2026-05-03T18:49:00Z"/>
              <w:rFonts w:asciiTheme="minorHAnsi" w:hAnsiTheme="minorHAnsi" w:cstheme="minorBidi"/>
              <w:i/>
              <w:iCs/>
              <w:sz w:val="22"/>
              <w:szCs w:val="22"/>
            </w:rPr>
          </w:rPrChange>
        </w:rPr>
        <w:pPrChange w:id="652" w:author="Sara Martinez Rendon" w:date="2026-05-03T18:56:00Z">
          <w:pPr>
            <w:spacing w:line="360" w:lineRule="auto"/>
          </w:pPr>
        </w:pPrChange>
      </w:pPr>
      <w:del w:id="653" w:author="Sara Martinez Rendon" w:date="2026-05-03T18:49:00Z">
        <w:r>
          <w:rPr>
            <w:b/>
            <w:bCs/>
            <w:rPrChange w:id="654" w:author="Sara Martinez Rendon" w:date="2026-05-03T19:13:00Z">
              <w:rPr>
                <w:rFonts w:asciiTheme="minorHAnsi" w:hAnsiTheme="minorHAnsi" w:cstheme="minorBidi"/>
                <w:i/>
                <w:iCs/>
                <w:sz w:val="22"/>
                <w:szCs w:val="22"/>
              </w:rPr>
            </w:rPrChange>
          </w:rPr>
          <w:delText>Modelos/técnicas/tecnologías a usar:</w:delText>
        </w:r>
      </w:del>
    </w:p>
    <w:p w14:paraId="45DD2697" w14:textId="77777777" w:rsidR="00BE425F" w:rsidRPr="00BE425F" w:rsidRDefault="00000000" w:rsidP="00BE425F">
      <w:pPr>
        <w:spacing w:line="360" w:lineRule="auto"/>
        <w:ind w:firstLine="720"/>
        <w:rPr>
          <w:b/>
          <w:bCs/>
          <w:rPrChange w:id="655" w:author="Sara Martinez Rendon" w:date="2026-05-03T19:13:00Z">
            <w:rPr>
              <w:rFonts w:asciiTheme="minorHAnsi" w:hAnsiTheme="minorHAnsi" w:cstheme="minorBidi"/>
              <w:i/>
              <w:iCs/>
              <w:color w:val="0070C0"/>
              <w:sz w:val="22"/>
              <w:szCs w:val="22"/>
              <w:u w:val="single"/>
              <w:lang w:val="es-ES"/>
            </w:rPr>
          </w:rPrChange>
        </w:rPr>
        <w:pPrChange w:id="656" w:author="Sara Martinez Rendon" w:date="2026-05-03T18:56:00Z">
          <w:pPr>
            <w:spacing w:line="360" w:lineRule="auto"/>
          </w:pPr>
        </w:pPrChange>
      </w:pPr>
      <w:r>
        <w:rPr>
          <w:b/>
          <w:bCs/>
          <w:rPrChange w:id="657" w:author="Sara Martinez Rendon" w:date="2026-05-03T19:13:00Z">
            <w:rPr>
              <w:rFonts w:asciiTheme="minorHAnsi" w:hAnsiTheme="minorHAnsi" w:cstheme="minorBidi"/>
              <w:i/>
              <w:iCs/>
              <w:color w:val="0070C0"/>
              <w:sz w:val="22"/>
              <w:szCs w:val="22"/>
              <w:u w:val="single"/>
            </w:rPr>
          </w:rPrChange>
        </w:rPr>
        <w:t>Curso 3: SI7007/SI6004 Visualización de datos</w:t>
      </w:r>
    </w:p>
    <w:p w14:paraId="45DD2698" w14:textId="77777777" w:rsidR="00BE425F" w:rsidRPr="00BE425F" w:rsidRDefault="00000000" w:rsidP="00BE425F">
      <w:pPr>
        <w:spacing w:line="360" w:lineRule="auto"/>
        <w:ind w:firstLine="720"/>
        <w:rPr>
          <w:del w:id="658" w:author="Sara Martinez Rendon" w:date="2026-05-03T18:52:00Z"/>
          <w:rPrChange w:id="659" w:author="Sara Martinez Rendon" w:date="2026-05-03T18:48:00Z">
            <w:rPr>
              <w:del w:id="660" w:author="Sara Martinez Rendon" w:date="2026-05-03T18:52:00Z"/>
              <w:rFonts w:asciiTheme="minorHAnsi" w:hAnsiTheme="minorHAnsi" w:cstheme="minorBidi"/>
              <w:sz w:val="22"/>
              <w:szCs w:val="22"/>
            </w:rPr>
          </w:rPrChange>
        </w:rPr>
        <w:pPrChange w:id="661" w:author="Sara Martinez Rendon" w:date="2026-05-03T18:56:00Z">
          <w:pPr/>
        </w:pPrChange>
      </w:pPr>
      <w:r>
        <w:rPr>
          <w:rPrChange w:id="662" w:author="Sara Martinez Rendon" w:date="2026-05-03T18:48:00Z">
            <w:rPr>
              <w:rFonts w:asciiTheme="minorHAnsi" w:hAnsiTheme="minorHAnsi" w:cstheme="minorBidi"/>
              <w:sz w:val="22"/>
              <w:szCs w:val="22"/>
            </w:rPr>
          </w:rPrChange>
        </w:rPr>
        <w:t>Dado que esta materia se cursará en paralelo con la fase final del proyecto, las opciones de visualización que se presentan a continuación constituyen un conjunto de alternativas técnicamente viables y coherentes con la arquitectura planteada. La selección definitiva de herramientas y el diseño detallado de cada visual se realizará una vez se haya avanzado en el contenido de la materia, de modo que las decisiones queden fundamentadas en los principios y criterios que ella establezca.</w:t>
      </w:r>
    </w:p>
    <w:p w14:paraId="45DD2699" w14:textId="77777777" w:rsidR="00BE425F" w:rsidRPr="00BE425F" w:rsidRDefault="00BE425F" w:rsidP="00BE425F">
      <w:pPr>
        <w:spacing w:line="360" w:lineRule="auto"/>
        <w:ind w:firstLine="720"/>
        <w:rPr>
          <w:rPrChange w:id="663" w:author="Sara Martinez Rendon" w:date="2026-05-03T18:48:00Z">
            <w:rPr>
              <w:rFonts w:asciiTheme="minorHAnsi" w:hAnsiTheme="minorHAnsi" w:cstheme="minorBidi"/>
              <w:sz w:val="22"/>
              <w:szCs w:val="22"/>
            </w:rPr>
          </w:rPrChange>
        </w:rPr>
        <w:pPrChange w:id="664" w:author="Sara Martinez Rendon" w:date="2026-05-03T18:56:00Z">
          <w:pPr/>
        </w:pPrChange>
      </w:pPr>
    </w:p>
    <w:p w14:paraId="45DD269A" w14:textId="77777777" w:rsidR="00BE425F" w:rsidRPr="00BE425F" w:rsidRDefault="00000000" w:rsidP="00BE425F">
      <w:pPr>
        <w:spacing w:line="360" w:lineRule="auto"/>
        <w:ind w:firstLine="720"/>
        <w:rPr>
          <w:del w:id="665" w:author="Sara Martinez Rendon" w:date="2026-05-03T18:49:00Z"/>
          <w:rPrChange w:id="666" w:author="Sara Martinez Rendon" w:date="2026-05-03T18:48:00Z">
            <w:rPr>
              <w:del w:id="667" w:author="Sara Martinez Rendon" w:date="2026-05-03T18:49:00Z"/>
              <w:rFonts w:asciiTheme="minorHAnsi" w:hAnsiTheme="minorHAnsi" w:cstheme="minorBidi"/>
              <w:sz w:val="22"/>
              <w:szCs w:val="22"/>
            </w:rPr>
          </w:rPrChange>
        </w:rPr>
        <w:pPrChange w:id="668" w:author="Sara Martinez Rendon" w:date="2026-05-03T18:56:00Z">
          <w:pPr/>
        </w:pPrChange>
      </w:pPr>
      <w:r>
        <w:rPr>
          <w:rPrChange w:id="669" w:author="Sara Martinez Rendon" w:date="2026-05-03T18:48:00Z">
            <w:rPr>
              <w:rFonts w:asciiTheme="minorHAnsi" w:hAnsiTheme="minorHAnsi" w:cstheme="minorBidi"/>
              <w:sz w:val="22"/>
              <w:szCs w:val="22"/>
            </w:rPr>
          </w:rPrChange>
        </w:rPr>
        <w:t>El componente de visualización opera en dos niveles. El primero es analítico, orientado al equipo técnico durante la evaluación de modelos. El segundo es ejecutivo, dirigido a los equipos de marketing para soportar decisiones de campaña a partir de los outputs del pipeline de Spark y el módulo de Uplift Modeling.</w:t>
      </w:r>
    </w:p>
    <w:p w14:paraId="45DD269B" w14:textId="77777777" w:rsidR="00BE425F" w:rsidRPr="00BE425F" w:rsidRDefault="00BE425F" w:rsidP="00BE425F">
      <w:pPr>
        <w:spacing w:line="360" w:lineRule="auto"/>
        <w:ind w:firstLine="720"/>
        <w:rPr>
          <w:rPrChange w:id="670" w:author="Sara Martinez Rendon" w:date="2026-05-03T18:48:00Z">
            <w:rPr>
              <w:rFonts w:asciiTheme="minorHAnsi" w:hAnsiTheme="minorHAnsi" w:cstheme="minorBidi"/>
              <w:sz w:val="22"/>
              <w:szCs w:val="22"/>
            </w:rPr>
          </w:rPrChange>
        </w:rPr>
        <w:pPrChange w:id="671" w:author="Sara Martinez Rendon" w:date="2026-05-03T18:56:00Z">
          <w:pPr/>
        </w:pPrChange>
      </w:pPr>
    </w:p>
    <w:p w14:paraId="45DD269C" w14:textId="77777777" w:rsidR="00BE425F" w:rsidRPr="00BE425F" w:rsidRDefault="00000000" w:rsidP="00BE425F">
      <w:pPr>
        <w:spacing w:line="360" w:lineRule="auto"/>
        <w:ind w:firstLine="720"/>
        <w:rPr>
          <w:del w:id="672" w:author="Sara Martinez Rendon" w:date="2026-05-03T18:49:00Z"/>
          <w:rPrChange w:id="673" w:author="Sara Martinez Rendon" w:date="2026-05-03T18:48:00Z">
            <w:rPr>
              <w:del w:id="674" w:author="Sara Martinez Rendon" w:date="2026-05-03T18:49:00Z"/>
              <w:rFonts w:asciiTheme="minorHAnsi" w:hAnsiTheme="minorHAnsi" w:cstheme="minorBidi"/>
              <w:sz w:val="22"/>
              <w:szCs w:val="22"/>
            </w:rPr>
          </w:rPrChange>
        </w:rPr>
        <w:pPrChange w:id="675" w:author="Sara Martinez Rendon" w:date="2026-05-03T18:56:00Z">
          <w:pPr/>
        </w:pPrChange>
      </w:pPr>
      <w:r>
        <w:rPr>
          <w:rPrChange w:id="676" w:author="Sara Martinez Rendon" w:date="2026-05-03T18:48:00Z">
            <w:rPr>
              <w:rFonts w:asciiTheme="minorHAnsi" w:hAnsiTheme="minorHAnsi" w:cstheme="minorBidi"/>
              <w:sz w:val="22"/>
              <w:szCs w:val="22"/>
            </w:rPr>
          </w:rPrChange>
        </w:rPr>
        <w:lastRenderedPageBreak/>
        <w:t>Para la evaluación de modelos, se propone construir las visualizaciones directamente en Python mediante las librerías Matplotlib, Seaborn y Plotly. La curva Precision-Recall permitirá visualizar el desempeño del clasificador bajo el desbalanceo severo del dataset (1–3% de conversiones), siendo más informativa que la curva ROC en este contexto. Complementariamente, una matriz de confusión interactiva con umbral ajustable permitirá explorar el costo económico de cada tipo de error: ventas perdidas por falsos negativos versus margen desperdiciado por falsos positivos. La curva de Qini —construida con librerías especializadas como causalml o pylift— es la pieza central del módulo de Decision Science: cuantifica cuánta conversión incremental acumula el modelo al intervenir sobre los usuarios ordenados por su score de uplift, frente a una política de asignación aleatoria de incentivos, conectando directamente el desempeño técnico con el argumento de ROI.</w:t>
      </w:r>
    </w:p>
    <w:p w14:paraId="45DD269D" w14:textId="77777777" w:rsidR="00BE425F" w:rsidRPr="00BE425F" w:rsidRDefault="00BE425F" w:rsidP="00BE425F">
      <w:pPr>
        <w:spacing w:line="360" w:lineRule="auto"/>
        <w:ind w:firstLine="720"/>
        <w:rPr>
          <w:rPrChange w:id="677" w:author="Sara Martinez Rendon" w:date="2026-05-03T18:48:00Z">
            <w:rPr>
              <w:rFonts w:asciiTheme="minorHAnsi" w:hAnsiTheme="minorHAnsi" w:cstheme="minorBidi"/>
              <w:sz w:val="22"/>
              <w:szCs w:val="22"/>
            </w:rPr>
          </w:rPrChange>
        </w:rPr>
        <w:pPrChange w:id="678" w:author="Sara Martinez Rendon" w:date="2026-05-03T18:56:00Z">
          <w:pPr/>
        </w:pPrChange>
      </w:pPr>
    </w:p>
    <w:p w14:paraId="45DD269E" w14:textId="77777777" w:rsidR="00BE425F" w:rsidRPr="00BE425F" w:rsidRDefault="00000000" w:rsidP="00BE425F">
      <w:pPr>
        <w:spacing w:line="360" w:lineRule="auto"/>
        <w:ind w:firstLine="720"/>
        <w:rPr>
          <w:del w:id="679" w:author="Sara Martinez Rendon" w:date="2026-05-03T19:09:00Z"/>
          <w:rPrChange w:id="680" w:author="Sara Martinez Rendon" w:date="2026-05-03T18:48:00Z">
            <w:rPr>
              <w:del w:id="681" w:author="Sara Martinez Rendon" w:date="2026-05-03T19:09:00Z"/>
              <w:rFonts w:asciiTheme="minorHAnsi" w:hAnsiTheme="minorHAnsi" w:cstheme="minorBidi"/>
              <w:sz w:val="22"/>
              <w:szCs w:val="22"/>
            </w:rPr>
          </w:rPrChange>
        </w:rPr>
        <w:pPrChange w:id="682" w:author="Sara Martinez Rendon" w:date="2026-05-03T18:56:00Z">
          <w:pPr/>
        </w:pPrChange>
      </w:pPr>
      <w:r>
        <w:rPr>
          <w:rPrChange w:id="683" w:author="Sara Martinez Rendon" w:date="2026-05-03T18:48:00Z">
            <w:rPr>
              <w:rFonts w:asciiTheme="minorHAnsi" w:hAnsiTheme="minorHAnsi" w:cstheme="minorBidi"/>
              <w:sz w:val="22"/>
              <w:szCs w:val="22"/>
            </w:rPr>
          </w:rPrChange>
        </w:rPr>
        <w:t>Para la toma de decisiones de campaña se contemplan dos opciones según los recursos disponibles al momento de la implementación. La primera opción es un dashboard en Power BI o Tableau, ambas herramientas accesibles en la maestría, con tres vistas integradas: un embudo de conversión dinámico filtrable por categoría, marca y franja horaria; un mapa de calor de sesiones según su score de uplift; y un panel de simulación donde, al ajustar el presupuesto de incentivos disponible, se actualiza la conversión incremental esperada según el modelo. La segunda opción, más integrada con el pipeline técnico, es un dashboard interactivo desarrollado directamente en Python con Plotly Dash o Streamlit, lo que permitiría conectarlo en tiempo casi real con los outputs de Spark Structured Streaming provenientes de la capa de ingesta con Kafka o AWS Kinesis, sin depender de exportaciones intermedias. Esta segunda opción es técnicamente más compleja pero coherente con la arquitectura de procesamiento en streaming ya definida en el proyecto.</w:t>
      </w:r>
    </w:p>
    <w:p w14:paraId="45DD269F" w14:textId="77777777" w:rsidR="00BE425F" w:rsidRPr="00BE425F" w:rsidRDefault="00BE425F" w:rsidP="00BE425F">
      <w:pPr>
        <w:spacing w:line="360" w:lineRule="auto"/>
        <w:ind w:firstLine="720"/>
        <w:rPr>
          <w:rPrChange w:id="684" w:author="Sara Martinez Rendon" w:date="2026-05-03T18:48:00Z">
            <w:rPr>
              <w:rFonts w:asciiTheme="minorHAnsi" w:hAnsiTheme="minorHAnsi" w:cstheme="minorBidi"/>
              <w:sz w:val="22"/>
              <w:szCs w:val="22"/>
            </w:rPr>
          </w:rPrChange>
        </w:rPr>
        <w:pPrChange w:id="685" w:author="Sara Martinez Rendon" w:date="2026-05-03T19:09:00Z">
          <w:pPr/>
        </w:pPrChange>
      </w:pPr>
    </w:p>
    <w:p w14:paraId="45DD26A0" w14:textId="77777777" w:rsidR="00BE425F" w:rsidRDefault="00000000" w:rsidP="00BE425F">
      <w:pPr>
        <w:spacing w:line="360" w:lineRule="auto"/>
        <w:ind w:firstLine="720"/>
        <w:pPrChange w:id="686" w:author="Sara Martinez Rendon" w:date="2026-05-03T18:56:00Z">
          <w:pPr/>
        </w:pPrChange>
      </w:pPr>
      <w:r>
        <w:rPr>
          <w:rPrChange w:id="687" w:author="Sara Martinez Rendon" w:date="2026-05-03T18:48:00Z">
            <w:rPr>
              <w:rFonts w:asciiTheme="minorHAnsi" w:hAnsiTheme="minorHAnsi" w:cstheme="minorBidi"/>
              <w:sz w:val="22"/>
              <w:szCs w:val="22"/>
            </w:rPr>
          </w:rPrChange>
        </w:rPr>
        <w:t>La decisión entre estas alternativas y el diseño definitivo de cada visual quedará determinada por los criterios y principios que se establezcan en el desarrollo de la materia de Visualización de Datos.</w:t>
      </w:r>
    </w:p>
    <w:p w14:paraId="45DD26A1" w14:textId="77777777" w:rsidR="00BE425F" w:rsidRDefault="00BE425F">
      <w:pPr>
        <w:spacing w:line="360" w:lineRule="auto"/>
        <w:ind w:firstLine="720"/>
        <w:rPr>
          <w:ins w:id="688" w:author="Sara Martinez Rendon" w:date="2026-05-03T19:09:00Z"/>
          <w:highlight w:val="yellow"/>
        </w:rPr>
      </w:pPr>
    </w:p>
    <w:p w14:paraId="45DD26A2" w14:textId="77777777" w:rsidR="00BE425F" w:rsidRPr="00BE425F" w:rsidRDefault="00BE425F" w:rsidP="00BE425F">
      <w:pPr>
        <w:spacing w:line="360" w:lineRule="auto"/>
        <w:ind w:firstLine="720"/>
        <w:rPr>
          <w:highlight w:val="yellow"/>
          <w:rPrChange w:id="689" w:author="Sara Martinez Rendon" w:date="2026-05-03T18:48:00Z">
            <w:rPr>
              <w:rFonts w:asciiTheme="minorHAnsi" w:hAnsiTheme="minorHAnsi" w:cstheme="minorBidi"/>
              <w:sz w:val="22"/>
              <w:szCs w:val="22"/>
              <w:highlight w:val="yellow"/>
            </w:rPr>
          </w:rPrChange>
        </w:rPr>
        <w:pPrChange w:id="690" w:author="Sara Martinez Rendon" w:date="2026-05-03T18:56:00Z">
          <w:pPr/>
        </w:pPrChange>
      </w:pPr>
    </w:p>
    <w:p w14:paraId="45DD26A3" w14:textId="77777777" w:rsidR="00BE425F" w:rsidRPr="00BE425F" w:rsidRDefault="00BE425F" w:rsidP="00BE425F">
      <w:pPr>
        <w:spacing w:line="360" w:lineRule="auto"/>
        <w:ind w:firstLine="720"/>
        <w:rPr>
          <w:b/>
          <w:bCs/>
          <w:lang w:val="es-ES"/>
          <w:rPrChange w:id="691" w:author="Sara Martinez Rendon" w:date="2026-05-03T18:48:00Z">
            <w:rPr>
              <w:rFonts w:asciiTheme="minorHAnsi" w:hAnsiTheme="minorHAnsi" w:cstheme="minorBidi"/>
              <w:b/>
              <w:bCs/>
              <w:sz w:val="28"/>
              <w:szCs w:val="28"/>
              <w:lang w:val="es-ES"/>
            </w:rPr>
          </w:rPrChange>
        </w:rPr>
        <w:pPrChange w:id="692" w:author="Sara Martinez Rendon" w:date="2026-05-03T18:56:00Z">
          <w:pPr/>
        </w:pPrChange>
      </w:pPr>
    </w:p>
    <w:p w14:paraId="45DD26A4" w14:textId="77777777" w:rsidR="00BE425F" w:rsidRPr="00BE425F" w:rsidRDefault="00000000">
      <w:pPr>
        <w:rPr>
          <w:del w:id="693" w:author="Sara Martinez Rendon" w:date="2026-05-03T18:51:00Z"/>
          <w:b/>
          <w:bCs/>
          <w:lang w:val="es-ES"/>
          <w:rPrChange w:id="694" w:author="Sara Martinez Rendon" w:date="2026-05-03T18:48:00Z">
            <w:rPr>
              <w:del w:id="695" w:author="Sara Martinez Rendon" w:date="2026-05-03T18:51:00Z"/>
              <w:rFonts w:asciiTheme="minorHAnsi" w:hAnsiTheme="minorHAnsi" w:cstheme="minorBidi"/>
              <w:b/>
              <w:bCs/>
              <w:sz w:val="28"/>
              <w:szCs w:val="28"/>
              <w:lang w:val="es-ES"/>
            </w:rPr>
          </w:rPrChange>
        </w:rPr>
      </w:pPr>
      <w:r>
        <w:rPr>
          <w:b/>
          <w:bCs/>
          <w:rPrChange w:id="696" w:author="Sara Martinez Rendon" w:date="2026-05-03T18:48:00Z">
            <w:rPr>
              <w:rFonts w:asciiTheme="minorHAnsi" w:hAnsiTheme="minorHAnsi" w:cstheme="minorBidi"/>
              <w:b/>
              <w:bCs/>
              <w:sz w:val="28"/>
              <w:szCs w:val="28"/>
            </w:rPr>
          </w:rPrChange>
        </w:rPr>
        <w:t>Consideraciones requeridas para el desarrollo del proyecto</w:t>
      </w:r>
    </w:p>
    <w:p w14:paraId="45DD26A5" w14:textId="77777777" w:rsidR="00BE425F" w:rsidRPr="00BE425F" w:rsidRDefault="00BE425F">
      <w:pPr>
        <w:rPr>
          <w:highlight w:val="green"/>
          <w:rPrChange w:id="697" w:author="Sara Martinez Rendon" w:date="2026-05-03T18:48:00Z">
            <w:rPr>
              <w:rFonts w:asciiTheme="minorHAnsi" w:hAnsiTheme="minorHAnsi" w:cstheme="minorBidi"/>
              <w:sz w:val="22"/>
              <w:szCs w:val="22"/>
              <w:highlight w:val="green"/>
            </w:rPr>
          </w:rPrChange>
        </w:rPr>
      </w:pPr>
    </w:p>
    <w:p w14:paraId="45DD26A6" w14:textId="77777777" w:rsidR="00BE425F" w:rsidRPr="00BE425F" w:rsidRDefault="00000000" w:rsidP="00BE425F">
      <w:pPr>
        <w:numPr>
          <w:ilvl w:val="0"/>
          <w:numId w:val="12"/>
        </w:numPr>
        <w:spacing w:before="100" w:beforeAutospacing="1" w:after="100" w:afterAutospacing="1" w:line="360" w:lineRule="auto"/>
        <w:ind w:left="0" w:firstLine="720"/>
        <w:rPr>
          <w:b/>
          <w:bCs/>
          <w:lang w:val="es-ES"/>
          <w:rPrChange w:id="698" w:author="Sara Martinez Rendon" w:date="2026-05-03T18:48:00Z">
            <w:rPr>
              <w:rFonts w:asciiTheme="minorHAnsi" w:hAnsiTheme="minorHAnsi" w:cstheme="minorBidi"/>
              <w:b/>
              <w:bCs/>
              <w:sz w:val="22"/>
              <w:szCs w:val="22"/>
              <w:lang w:val="es-ES"/>
            </w:rPr>
          </w:rPrChange>
        </w:rPr>
        <w:pPrChange w:id="699" w:author="Sara Martinez Rendon" w:date="2026-05-03T18:56:00Z">
          <w:pPr>
            <w:numPr>
              <w:numId w:val="12"/>
            </w:numPr>
            <w:spacing w:before="100" w:beforeAutospacing="1" w:after="100" w:afterAutospacing="1"/>
            <w:ind w:left="720" w:hanging="360"/>
          </w:pPr>
        </w:pPrChange>
      </w:pPr>
      <w:r>
        <w:rPr>
          <w:b/>
          <w:bCs/>
          <w:rPrChange w:id="700" w:author="Sara Martinez Rendon" w:date="2026-05-03T18:48:00Z">
            <w:rPr>
              <w:rFonts w:asciiTheme="minorHAnsi" w:hAnsiTheme="minorHAnsi" w:cstheme="minorBidi"/>
              <w:b/>
              <w:bCs/>
              <w:sz w:val="22"/>
              <w:szCs w:val="22"/>
            </w:rPr>
          </w:rPrChange>
        </w:rPr>
        <w:t>En datos:</w:t>
      </w:r>
    </w:p>
    <w:p w14:paraId="45DD26A7" w14:textId="77777777" w:rsidR="00BE425F" w:rsidRPr="00BE425F" w:rsidRDefault="00000000" w:rsidP="00BE425F">
      <w:pPr>
        <w:numPr>
          <w:ilvl w:val="1"/>
          <w:numId w:val="12"/>
        </w:numPr>
        <w:spacing w:before="100" w:beforeAutospacing="1" w:after="100" w:afterAutospacing="1" w:line="360" w:lineRule="auto"/>
        <w:ind w:left="0" w:firstLine="720"/>
        <w:rPr>
          <w:lang w:val="es-ES"/>
          <w:rPrChange w:id="701" w:author="Sara Martinez Rendon" w:date="2026-05-03T18:48:00Z">
            <w:rPr>
              <w:rFonts w:asciiTheme="minorHAnsi" w:hAnsiTheme="minorHAnsi" w:cstheme="minorBidi"/>
              <w:sz w:val="22"/>
              <w:szCs w:val="22"/>
              <w:lang w:val="es-ES"/>
            </w:rPr>
          </w:rPrChange>
        </w:rPr>
        <w:pPrChange w:id="702" w:author="Sara Martinez Rendon" w:date="2026-05-03T18:56:00Z">
          <w:pPr>
            <w:numPr>
              <w:ilvl w:val="1"/>
              <w:numId w:val="12"/>
            </w:numPr>
            <w:spacing w:before="100" w:beforeAutospacing="1" w:after="100" w:afterAutospacing="1"/>
            <w:ind w:left="1440" w:hanging="360"/>
          </w:pPr>
        </w:pPrChange>
      </w:pPr>
      <w:r>
        <w:rPr>
          <w:rPrChange w:id="703" w:author="Sara Martinez Rendon" w:date="2026-05-03T18:48:00Z">
            <w:rPr>
              <w:rFonts w:asciiTheme="minorHAnsi" w:hAnsiTheme="minorHAnsi" w:cstheme="minorBidi"/>
              <w:sz w:val="22"/>
              <w:szCs w:val="22"/>
            </w:rPr>
          </w:rPrChange>
        </w:rPr>
        <w:t>Volumen masivo: debido a que el dataset supera los 14GB de registros crudos, existe una restricción de hardware; el procesamiento no podrá realizarse mediante herramientas locales convencionales (Pandas/Excel), requiriendo obligatoriamente un entorno de computación distribuida (Apache Spark).</w:t>
      </w:r>
    </w:p>
    <w:p w14:paraId="45DD26A8" w14:textId="77777777" w:rsidR="00BE425F" w:rsidRPr="00BE425F" w:rsidRDefault="00000000" w:rsidP="00BE425F">
      <w:pPr>
        <w:numPr>
          <w:ilvl w:val="1"/>
          <w:numId w:val="12"/>
        </w:numPr>
        <w:spacing w:before="100" w:beforeAutospacing="1" w:after="100" w:afterAutospacing="1" w:line="360" w:lineRule="auto"/>
        <w:ind w:left="0" w:firstLine="720"/>
        <w:rPr>
          <w:lang w:val="es-ES"/>
          <w:rPrChange w:id="704" w:author="Sara Martinez Rendon" w:date="2026-05-03T18:48:00Z">
            <w:rPr>
              <w:rFonts w:asciiTheme="minorHAnsi" w:hAnsiTheme="minorHAnsi" w:cstheme="minorBidi"/>
              <w:sz w:val="22"/>
              <w:szCs w:val="22"/>
              <w:lang w:val="es-ES"/>
            </w:rPr>
          </w:rPrChange>
        </w:rPr>
        <w:pPrChange w:id="705" w:author="Sara Martinez Rendon" w:date="2026-05-03T18:56:00Z">
          <w:pPr>
            <w:numPr>
              <w:ilvl w:val="1"/>
              <w:numId w:val="12"/>
            </w:numPr>
            <w:spacing w:before="100" w:beforeAutospacing="1" w:after="100" w:afterAutospacing="1"/>
            <w:ind w:left="1440" w:hanging="360"/>
          </w:pPr>
        </w:pPrChange>
      </w:pPr>
      <w:r>
        <w:rPr>
          <w:rPrChange w:id="706" w:author="Sara Martinez Rendon" w:date="2026-05-03T18:48:00Z">
            <w:rPr>
              <w:rFonts w:asciiTheme="minorHAnsi" w:hAnsiTheme="minorHAnsi" w:cstheme="minorBidi"/>
              <w:sz w:val="22"/>
              <w:szCs w:val="22"/>
            </w:rPr>
          </w:rPrChange>
        </w:rPr>
        <w:t>Licenciamiento: el uso de los datos está sujeto a la licencia Creative Commons Attribution 4.0 International (CC BY 4.0), lo que obliga a la atribución debida al autor original (Michael Kechinov / REES46) en todos los productos derivados.</w:t>
      </w:r>
    </w:p>
    <w:p w14:paraId="45DD26A9" w14:textId="77777777" w:rsidR="00BE425F" w:rsidRPr="00BE425F" w:rsidRDefault="00000000" w:rsidP="00BE425F">
      <w:pPr>
        <w:numPr>
          <w:ilvl w:val="1"/>
          <w:numId w:val="12"/>
        </w:numPr>
        <w:spacing w:before="100" w:beforeAutospacing="1" w:after="100" w:afterAutospacing="1" w:line="360" w:lineRule="auto"/>
        <w:ind w:left="0" w:firstLine="720"/>
        <w:rPr>
          <w:lang w:val="es-ES"/>
          <w:rPrChange w:id="707" w:author="Sara Martinez Rendon" w:date="2026-05-03T18:48:00Z">
            <w:rPr>
              <w:rFonts w:asciiTheme="minorHAnsi" w:hAnsiTheme="minorHAnsi" w:cstheme="minorBidi"/>
              <w:sz w:val="22"/>
              <w:szCs w:val="22"/>
              <w:lang w:val="es-ES"/>
            </w:rPr>
          </w:rPrChange>
        </w:rPr>
        <w:pPrChange w:id="708" w:author="Sara Martinez Rendon" w:date="2026-05-03T18:56:00Z">
          <w:pPr>
            <w:numPr>
              <w:ilvl w:val="1"/>
              <w:numId w:val="12"/>
            </w:numPr>
            <w:spacing w:before="100" w:beforeAutospacing="1" w:after="100" w:afterAutospacing="1"/>
            <w:ind w:left="1440" w:hanging="360"/>
          </w:pPr>
        </w:pPrChange>
      </w:pPr>
      <w:r>
        <w:rPr>
          <w:rPrChange w:id="709" w:author="Sara Martinez Rendon" w:date="2026-05-03T18:48:00Z">
            <w:rPr>
              <w:rFonts w:asciiTheme="minorHAnsi" w:hAnsiTheme="minorHAnsi" w:cstheme="minorBidi"/>
              <w:sz w:val="22"/>
              <w:szCs w:val="22"/>
            </w:rPr>
          </w:rPrChange>
        </w:rPr>
        <w:t>Anonimato: aunque los datos ya vienen anonimizados de origen, el proyecto se restringe a no intentar realizar procesos de des-anonimización de los identificadores de usuario (user_id).</w:t>
      </w:r>
    </w:p>
    <w:p w14:paraId="45DD26AA" w14:textId="77777777" w:rsidR="00BE425F" w:rsidRPr="00BE425F" w:rsidRDefault="00000000" w:rsidP="00BE425F">
      <w:pPr>
        <w:numPr>
          <w:ilvl w:val="0"/>
          <w:numId w:val="12"/>
        </w:numPr>
        <w:spacing w:before="100" w:beforeAutospacing="1" w:after="100" w:afterAutospacing="1" w:line="360" w:lineRule="auto"/>
        <w:ind w:left="0" w:firstLine="720"/>
        <w:rPr>
          <w:b/>
          <w:bCs/>
          <w:lang w:val="es-ES"/>
          <w:rPrChange w:id="710" w:author="Sara Martinez Rendon" w:date="2026-05-03T18:48:00Z">
            <w:rPr>
              <w:rFonts w:asciiTheme="minorHAnsi" w:hAnsiTheme="minorHAnsi" w:cstheme="minorBidi"/>
              <w:b/>
              <w:bCs/>
              <w:sz w:val="22"/>
              <w:szCs w:val="22"/>
              <w:lang w:val="es-ES"/>
            </w:rPr>
          </w:rPrChange>
        </w:rPr>
        <w:pPrChange w:id="711" w:author="Sara Martinez Rendon" w:date="2026-05-03T18:56:00Z">
          <w:pPr>
            <w:numPr>
              <w:numId w:val="12"/>
            </w:numPr>
            <w:spacing w:before="100" w:beforeAutospacing="1" w:after="100" w:afterAutospacing="1"/>
            <w:ind w:left="720" w:hanging="360"/>
          </w:pPr>
        </w:pPrChange>
      </w:pPr>
      <w:r>
        <w:rPr>
          <w:b/>
          <w:bCs/>
          <w:rPrChange w:id="712" w:author="Sara Martinez Rendon" w:date="2026-05-03T18:48:00Z">
            <w:rPr>
              <w:rFonts w:asciiTheme="minorHAnsi" w:hAnsiTheme="minorHAnsi" w:cstheme="minorBidi"/>
              <w:b/>
              <w:bCs/>
              <w:sz w:val="22"/>
              <w:szCs w:val="22"/>
            </w:rPr>
          </w:rPrChange>
        </w:rPr>
        <w:t>En código:</w:t>
      </w:r>
    </w:p>
    <w:p w14:paraId="45DD26AB" w14:textId="77777777" w:rsidR="00BE425F" w:rsidRPr="00BE425F" w:rsidRDefault="00000000" w:rsidP="00BE425F">
      <w:pPr>
        <w:numPr>
          <w:ilvl w:val="1"/>
          <w:numId w:val="12"/>
        </w:numPr>
        <w:spacing w:before="100" w:beforeAutospacing="1" w:after="100" w:afterAutospacing="1" w:line="360" w:lineRule="auto"/>
        <w:ind w:left="0" w:firstLine="720"/>
        <w:rPr>
          <w:lang w:val="es-ES"/>
          <w:rPrChange w:id="713" w:author="Sara Martinez Rendon" w:date="2026-05-03T18:48:00Z">
            <w:rPr>
              <w:rFonts w:asciiTheme="minorHAnsi" w:hAnsiTheme="minorHAnsi" w:cstheme="minorBidi"/>
              <w:sz w:val="22"/>
              <w:szCs w:val="22"/>
              <w:lang w:val="es-ES"/>
            </w:rPr>
          </w:rPrChange>
        </w:rPr>
        <w:pPrChange w:id="714" w:author="Sara Martinez Rendon" w:date="2026-05-03T18:56:00Z">
          <w:pPr>
            <w:numPr>
              <w:ilvl w:val="1"/>
              <w:numId w:val="12"/>
            </w:numPr>
            <w:spacing w:before="100" w:beforeAutospacing="1" w:after="100" w:afterAutospacing="1"/>
            <w:ind w:left="1440" w:hanging="360"/>
          </w:pPr>
        </w:pPrChange>
      </w:pPr>
      <w:r>
        <w:rPr>
          <w:rPrChange w:id="715" w:author="Sara Martinez Rendon" w:date="2026-05-03T18:48:00Z">
            <w:rPr>
              <w:rFonts w:asciiTheme="minorHAnsi" w:hAnsiTheme="minorHAnsi" w:cstheme="minorBidi"/>
              <w:sz w:val="22"/>
              <w:szCs w:val="22"/>
            </w:rPr>
          </w:rPrChange>
        </w:rPr>
        <w:t>Reproducibilidad: el código deberá ser desarrollado bajo estándares que permitan su ejecución en clústeres de Big Data (estándar PySpark).</w:t>
      </w:r>
    </w:p>
    <w:p w14:paraId="45DD26AC" w14:textId="77777777" w:rsidR="00BE425F" w:rsidRPr="00BE425F" w:rsidRDefault="00000000" w:rsidP="00BE425F">
      <w:pPr>
        <w:numPr>
          <w:ilvl w:val="0"/>
          <w:numId w:val="12"/>
        </w:numPr>
        <w:spacing w:before="100" w:beforeAutospacing="1" w:after="100" w:afterAutospacing="1" w:line="360" w:lineRule="auto"/>
        <w:ind w:left="0" w:firstLine="720"/>
        <w:rPr>
          <w:b/>
          <w:bCs/>
          <w:lang w:val="es-ES"/>
          <w:rPrChange w:id="716" w:author="Sara Martinez Rendon" w:date="2026-05-03T18:48:00Z">
            <w:rPr>
              <w:rFonts w:asciiTheme="minorHAnsi" w:hAnsiTheme="minorHAnsi" w:cstheme="minorBidi"/>
              <w:b/>
              <w:bCs/>
              <w:sz w:val="22"/>
              <w:szCs w:val="22"/>
              <w:lang w:val="es-ES"/>
            </w:rPr>
          </w:rPrChange>
        </w:rPr>
        <w:pPrChange w:id="717" w:author="Sara Martinez Rendon" w:date="2026-05-03T18:56:00Z">
          <w:pPr>
            <w:numPr>
              <w:numId w:val="12"/>
            </w:numPr>
            <w:spacing w:before="100" w:beforeAutospacing="1" w:after="100" w:afterAutospacing="1"/>
            <w:ind w:left="720" w:hanging="360"/>
          </w:pPr>
        </w:pPrChange>
      </w:pPr>
      <w:r>
        <w:rPr>
          <w:b/>
          <w:bCs/>
          <w:rPrChange w:id="718" w:author="Sara Martinez Rendon" w:date="2026-05-03T18:48:00Z">
            <w:rPr>
              <w:rFonts w:asciiTheme="minorHAnsi" w:hAnsiTheme="minorHAnsi" w:cstheme="minorBidi"/>
              <w:b/>
              <w:bCs/>
              <w:sz w:val="22"/>
              <w:szCs w:val="22"/>
            </w:rPr>
          </w:rPrChange>
        </w:rPr>
        <w:t>Divulgación:</w:t>
      </w:r>
    </w:p>
    <w:p w14:paraId="45DD26AD" w14:textId="77777777" w:rsidR="00BE425F" w:rsidRPr="00BE425F" w:rsidRDefault="00000000" w:rsidP="00BE425F">
      <w:pPr>
        <w:numPr>
          <w:ilvl w:val="1"/>
          <w:numId w:val="12"/>
        </w:numPr>
        <w:spacing w:before="100" w:beforeAutospacing="1" w:after="100" w:afterAutospacing="1" w:line="360" w:lineRule="auto"/>
        <w:ind w:left="0" w:firstLine="720"/>
        <w:rPr>
          <w:lang w:val="es-ES"/>
          <w:rPrChange w:id="719" w:author="Sara Martinez Rendon" w:date="2026-05-03T18:48:00Z">
            <w:rPr>
              <w:rFonts w:asciiTheme="minorHAnsi" w:hAnsiTheme="minorHAnsi" w:cstheme="minorBidi"/>
              <w:sz w:val="22"/>
              <w:szCs w:val="22"/>
              <w:lang w:val="es-ES"/>
            </w:rPr>
          </w:rPrChange>
        </w:rPr>
        <w:pPrChange w:id="720" w:author="Sara Martinez Rendon" w:date="2026-05-03T18:56:00Z">
          <w:pPr>
            <w:numPr>
              <w:ilvl w:val="1"/>
              <w:numId w:val="12"/>
            </w:numPr>
            <w:spacing w:before="100" w:beforeAutospacing="1" w:after="100" w:afterAutospacing="1"/>
            <w:ind w:left="1440" w:hanging="360"/>
          </w:pPr>
        </w:pPrChange>
      </w:pPr>
      <w:r>
        <w:rPr>
          <w:rPrChange w:id="721" w:author="Sara Martinez Rendon" w:date="2026-05-03T18:48:00Z">
            <w:rPr>
              <w:rFonts w:asciiTheme="minorHAnsi" w:hAnsiTheme="minorHAnsi" w:cstheme="minorBidi"/>
              <w:sz w:val="22"/>
              <w:szCs w:val="22"/>
            </w:rPr>
          </w:rPrChange>
        </w:rPr>
        <w:t>Finalidad académica: los resultados, modelos y visualizaciones derivadas de este proyecto tienen un fin estrictamente académico y de portafolio profesional, no pudiendo ser comercializados como una solución de software sin previa revisión de términos de terceros.</w:t>
      </w:r>
    </w:p>
    <w:p w14:paraId="45DD26AE" w14:textId="77777777" w:rsidR="00BE425F" w:rsidRPr="00BE425F" w:rsidRDefault="00000000" w:rsidP="00BE425F">
      <w:pPr>
        <w:numPr>
          <w:ilvl w:val="1"/>
          <w:numId w:val="12"/>
        </w:numPr>
        <w:spacing w:before="100" w:beforeAutospacing="1" w:after="100" w:afterAutospacing="1" w:line="360" w:lineRule="auto"/>
        <w:ind w:left="0" w:firstLine="720"/>
        <w:rPr>
          <w:del w:id="722" w:author="Sara Martinez Rendon" w:date="2026-05-03T18:51:00Z"/>
          <w:lang w:val="es-ES"/>
          <w:rPrChange w:id="723" w:author="Sara Martinez Rendon" w:date="2026-05-03T18:48:00Z">
            <w:rPr>
              <w:del w:id="724" w:author="Sara Martinez Rendon" w:date="2026-05-03T18:51:00Z"/>
              <w:rFonts w:asciiTheme="minorHAnsi" w:hAnsiTheme="minorHAnsi" w:cstheme="minorBidi"/>
              <w:sz w:val="22"/>
              <w:szCs w:val="22"/>
              <w:lang w:val="es-ES"/>
            </w:rPr>
          </w:rPrChange>
        </w:rPr>
        <w:pPrChange w:id="725" w:author="Sara Martinez Rendon" w:date="2026-05-03T18:56:00Z">
          <w:pPr>
            <w:numPr>
              <w:ilvl w:val="1"/>
              <w:numId w:val="12"/>
            </w:numPr>
            <w:spacing w:before="100" w:beforeAutospacing="1" w:after="100" w:afterAutospacing="1"/>
            <w:ind w:left="1440" w:hanging="360"/>
          </w:pPr>
        </w:pPrChange>
      </w:pPr>
      <w:r>
        <w:rPr>
          <w:rPrChange w:id="726" w:author="Sara Martinez Rendon" w:date="2026-05-03T18:48:00Z">
            <w:rPr>
              <w:rFonts w:asciiTheme="minorHAnsi" w:hAnsiTheme="minorHAnsi" w:cstheme="minorBidi"/>
              <w:sz w:val="22"/>
              <w:szCs w:val="22"/>
            </w:rPr>
          </w:rPrChange>
        </w:rPr>
        <w:t>Atribución: cualquier publicación de resultados en redes profesionales (como LinkedIn o GitHub) deberá referenciar la fuente de datos de Michael Kechinov y el marco de la Maestría en Ciencia de Datos y Analítica (MCDA).</w:t>
      </w:r>
    </w:p>
    <w:p w14:paraId="45DD26AF" w14:textId="77777777" w:rsidR="00BE425F" w:rsidRDefault="00BE425F" w:rsidP="00BE425F">
      <w:pPr>
        <w:numPr>
          <w:ilvl w:val="1"/>
          <w:numId w:val="12"/>
        </w:numPr>
        <w:spacing w:before="100" w:beforeAutospacing="1" w:after="100" w:afterAutospacing="1" w:line="360" w:lineRule="auto"/>
        <w:ind w:left="0" w:firstLine="720"/>
        <w:rPr>
          <w:del w:id="727" w:author="Sara Martinez Rendon" w:date="2026-05-03T18:51:00Z"/>
        </w:rPr>
        <w:pPrChange w:id="728" w:author="Sara Martinez Rendon" w:date="2026-05-03T18:56:00Z">
          <w:pPr/>
        </w:pPrChange>
      </w:pPr>
    </w:p>
    <w:p w14:paraId="45DD26B0" w14:textId="77777777" w:rsidR="00BE425F" w:rsidRPr="00BE425F" w:rsidRDefault="00BE425F" w:rsidP="00BE425F">
      <w:pPr>
        <w:numPr>
          <w:ilvl w:val="1"/>
          <w:numId w:val="12"/>
        </w:numPr>
        <w:spacing w:before="100" w:beforeAutospacing="1" w:after="100" w:afterAutospacing="1" w:line="360" w:lineRule="auto"/>
        <w:ind w:left="0" w:firstLine="720"/>
        <w:rPr>
          <w:rPrChange w:id="729" w:author="Sara Martinez Rendon" w:date="2026-05-03T18:48:00Z">
            <w:rPr>
              <w:rFonts w:asciiTheme="minorHAnsi" w:hAnsiTheme="minorHAnsi" w:cstheme="minorBidi"/>
              <w:sz w:val="22"/>
              <w:szCs w:val="22"/>
            </w:rPr>
          </w:rPrChange>
        </w:rPr>
        <w:pPrChange w:id="730" w:author="Sara Martinez Rendon" w:date="2026-05-03T18:56:00Z">
          <w:pPr/>
        </w:pPrChange>
      </w:pPr>
    </w:p>
    <w:p w14:paraId="45DD26B1" w14:textId="77777777" w:rsidR="00BE425F" w:rsidRDefault="00BE425F">
      <w:pPr>
        <w:rPr>
          <w:ins w:id="731" w:author="Sara Martinez Rendon" w:date="2026-05-03T19:10:00Z"/>
          <w:b/>
          <w:bCs/>
        </w:rPr>
      </w:pPr>
    </w:p>
    <w:p w14:paraId="45DD26B2" w14:textId="77777777" w:rsidR="00BE425F" w:rsidRDefault="00BE425F">
      <w:pPr>
        <w:rPr>
          <w:ins w:id="732" w:author="Sara Martinez Rendon" w:date="2026-05-03T19:10:00Z"/>
          <w:b/>
          <w:bCs/>
        </w:rPr>
      </w:pPr>
    </w:p>
    <w:p w14:paraId="45DD26B3" w14:textId="77777777" w:rsidR="00BE425F" w:rsidRDefault="00BE425F">
      <w:pPr>
        <w:rPr>
          <w:ins w:id="733" w:author="Sara Martinez Rendon" w:date="2026-05-03T19:10:00Z"/>
          <w:b/>
          <w:bCs/>
        </w:rPr>
      </w:pPr>
    </w:p>
    <w:p w14:paraId="45DD26B4" w14:textId="77777777" w:rsidR="00BE425F" w:rsidRDefault="00BE425F">
      <w:pPr>
        <w:rPr>
          <w:ins w:id="734" w:author="Sara Martinez Rendon" w:date="2026-05-03T19:10:00Z"/>
          <w:b/>
          <w:bCs/>
        </w:rPr>
      </w:pPr>
    </w:p>
    <w:p w14:paraId="45DD26B5" w14:textId="77777777" w:rsidR="00BE425F" w:rsidRDefault="00BE425F">
      <w:pPr>
        <w:rPr>
          <w:ins w:id="735" w:author="Sara Martinez Rendon" w:date="2026-05-03T19:10:00Z"/>
          <w:b/>
          <w:bCs/>
        </w:rPr>
      </w:pPr>
    </w:p>
    <w:p w14:paraId="45DD26B6" w14:textId="77777777" w:rsidR="00BE425F" w:rsidRPr="00BE425F" w:rsidRDefault="00000000" w:rsidP="00BE425F">
      <w:pPr>
        <w:rPr>
          <w:b/>
          <w:bCs/>
          <w:rPrChange w:id="736" w:author="Sara Martinez Rendon" w:date="2026-05-03T18:48:00Z">
            <w:rPr>
              <w:rFonts w:asciiTheme="minorHAnsi" w:hAnsiTheme="minorHAnsi" w:cstheme="minorBidi"/>
              <w:b/>
              <w:bCs/>
              <w:sz w:val="28"/>
              <w:szCs w:val="28"/>
            </w:rPr>
          </w:rPrChange>
        </w:rPr>
        <w:pPrChange w:id="737" w:author="Sara Martinez Rendon" w:date="2026-05-03T19:10:00Z">
          <w:pPr>
            <w:spacing w:line="360" w:lineRule="auto"/>
          </w:pPr>
        </w:pPrChange>
      </w:pPr>
      <w:r>
        <w:rPr>
          <w:b/>
          <w:bCs/>
          <w:rPrChange w:id="738" w:author="Sara Martinez Rendon" w:date="2026-05-03T18:48:00Z">
            <w:rPr>
              <w:rFonts w:asciiTheme="minorHAnsi" w:hAnsiTheme="minorHAnsi" w:cstheme="minorBidi"/>
              <w:b/>
              <w:bCs/>
              <w:sz w:val="28"/>
              <w:szCs w:val="28"/>
            </w:rPr>
          </w:rPrChange>
        </w:rPr>
        <w:t>Bibliografía</w:t>
      </w:r>
    </w:p>
    <w:p w14:paraId="45DD26B7" w14:textId="77777777" w:rsidR="00BE425F" w:rsidRPr="00BE425F" w:rsidRDefault="00000000" w:rsidP="00BE425F">
      <w:pPr>
        <w:pStyle w:val="Prrafodelista"/>
        <w:numPr>
          <w:ilvl w:val="0"/>
          <w:numId w:val="11"/>
        </w:numPr>
        <w:spacing w:line="360" w:lineRule="auto"/>
        <w:ind w:left="0" w:firstLine="720"/>
        <w:contextualSpacing w:val="0"/>
        <w:rPr>
          <w:i/>
          <w:iCs/>
          <w:sz w:val="24"/>
          <w:szCs w:val="24"/>
          <w:rPrChange w:id="739" w:author="Sara Martinez Rendon" w:date="2026-05-03T18:48:00Z">
            <w:rPr>
              <w:i/>
              <w:iCs/>
            </w:rPr>
          </w:rPrChange>
        </w:rPr>
        <w:pPrChange w:id="740" w:author="Sara Martinez Rendon" w:date="2026-05-03T18:56:00Z">
          <w:pPr>
            <w:pStyle w:val="Prrafodelista"/>
            <w:numPr>
              <w:numId w:val="11"/>
            </w:numPr>
            <w:spacing w:line="360" w:lineRule="auto"/>
            <w:ind w:hanging="360"/>
            <w:contextualSpacing w:val="0"/>
          </w:pPr>
        </w:pPrChange>
      </w:pPr>
      <w:r>
        <w:rPr>
          <w:i/>
          <w:iCs/>
          <w:sz w:val="24"/>
          <w:szCs w:val="24"/>
          <w:lang w:val="en-US"/>
          <w:rPrChange w:id="741" w:author="Sara Martinez Rendon" w:date="2026-05-03T18:48:00Z">
            <w:rPr>
              <w:i/>
              <w:iCs/>
              <w:lang w:val="en-US"/>
            </w:rPr>
          </w:rPrChange>
        </w:rPr>
        <w:t xml:space="preserve">Adobe. (2023). Adobe Digital Index: E-commerce conversion rates and consumer behavior report. </w:t>
      </w:r>
      <w:r>
        <w:rPr>
          <w:i/>
          <w:iCs/>
          <w:sz w:val="24"/>
          <w:szCs w:val="24"/>
          <w:rPrChange w:id="742" w:author="Sara Martinez Rendon" w:date="2026-05-03T18:48:00Z">
            <w:rPr>
              <w:i/>
              <w:iCs/>
            </w:rPr>
          </w:rPrChange>
        </w:rPr>
        <w:t>Adobe Experience Cloud.</w:t>
      </w:r>
    </w:p>
    <w:p w14:paraId="45DD26B8" w14:textId="77777777" w:rsidR="00BE425F" w:rsidRPr="00BE425F" w:rsidRDefault="00000000" w:rsidP="00BE425F">
      <w:pPr>
        <w:pStyle w:val="Prrafodelista"/>
        <w:numPr>
          <w:ilvl w:val="0"/>
          <w:numId w:val="11"/>
        </w:numPr>
        <w:spacing w:line="360" w:lineRule="auto"/>
        <w:ind w:left="0" w:firstLine="720"/>
        <w:contextualSpacing w:val="0"/>
        <w:rPr>
          <w:i/>
          <w:iCs/>
          <w:sz w:val="24"/>
          <w:szCs w:val="24"/>
          <w:lang w:val="en-US"/>
          <w:rPrChange w:id="743" w:author="Sara Martinez Rendon" w:date="2026-05-03T18:48:00Z">
            <w:rPr>
              <w:i/>
              <w:iCs/>
              <w:lang w:val="en-US"/>
            </w:rPr>
          </w:rPrChange>
        </w:rPr>
        <w:pPrChange w:id="744" w:author="Sara Martinez Rendon" w:date="2026-05-03T18:56:00Z">
          <w:pPr>
            <w:pStyle w:val="Prrafodelista"/>
            <w:numPr>
              <w:numId w:val="11"/>
            </w:numPr>
            <w:spacing w:line="360" w:lineRule="auto"/>
            <w:ind w:hanging="360"/>
            <w:contextualSpacing w:val="0"/>
          </w:pPr>
        </w:pPrChange>
      </w:pPr>
      <w:r>
        <w:rPr>
          <w:i/>
          <w:iCs/>
          <w:sz w:val="24"/>
          <w:szCs w:val="24"/>
          <w:lang w:val="en-US"/>
          <w:rPrChange w:id="745" w:author="Sara Martinez Rendon" w:date="2026-05-03T18:48:00Z">
            <w:rPr>
              <w:i/>
              <w:iCs/>
              <w:lang w:val="en-US"/>
            </w:rPr>
          </w:rPrChange>
        </w:rPr>
        <w:t xml:space="preserve">Kechinov, M. (2020). eCommerce behavior data from multi category store [Conjunto de datos]. Kaggle. </w:t>
      </w:r>
      <w:r>
        <w:rPr>
          <w:sz w:val="24"/>
          <w:szCs w:val="24"/>
          <w:rPrChange w:id="746" w:author="Sara Martinez Rendon" w:date="2026-05-03T18:48:00Z">
            <w:rPr/>
          </w:rPrChange>
        </w:rPr>
        <w:fldChar w:fldCharType="begin"/>
      </w:r>
      <w:r>
        <w:rPr>
          <w:sz w:val="24"/>
          <w:szCs w:val="24"/>
          <w:lang w:val="en-US"/>
          <w:rPrChange w:id="747" w:author="Sara Martinez Rendon" w:date="2026-05-03T18:48:00Z">
            <w:rPr>
              <w:lang w:val="en-US"/>
            </w:rPr>
          </w:rPrChange>
        </w:rPr>
        <w:instrText>HYPERLINK "https://www.kaggle.com/datasets/mkechinov/ecommerce-behavior-data-from-multi-category-store" \h</w:instrText>
      </w:r>
      <w:r w:rsidRPr="0018406F">
        <w:rPr>
          <w:sz w:val="24"/>
          <w:szCs w:val="24"/>
        </w:rPr>
      </w:r>
      <w:r>
        <w:rPr>
          <w:sz w:val="24"/>
          <w:szCs w:val="24"/>
          <w:rPrChange w:id="748" w:author="Sara Martinez Rendon" w:date="2026-05-03T18:48:00Z">
            <w:rPr/>
          </w:rPrChange>
        </w:rPr>
        <w:fldChar w:fldCharType="separate"/>
      </w:r>
      <w:r>
        <w:rPr>
          <w:rStyle w:val="Hipervnculo"/>
          <w:sz w:val="24"/>
          <w:szCs w:val="24"/>
          <w:rPrChange w:id="749" w:author="Sara Martinez Rendon" w:date="2026-05-03T18:48:00Z">
            <w:rPr>
              <w:i/>
              <w:iCs/>
              <w:lang w:val="en-US"/>
            </w:rPr>
          </w:rPrChange>
        </w:rPr>
        <w:t>https://www.kaggle.com/datasets/mkechinov/ecommerce-behavior-data-from-multi-category-store</w:t>
      </w:r>
      <w:r>
        <w:rPr>
          <w:sz w:val="24"/>
          <w:szCs w:val="24"/>
          <w:rPrChange w:id="750" w:author="Sara Martinez Rendon" w:date="2026-05-03T18:48:00Z">
            <w:rPr/>
          </w:rPrChange>
        </w:rPr>
        <w:fldChar w:fldCharType="end"/>
      </w:r>
      <w:r>
        <w:rPr>
          <w:i/>
          <w:iCs/>
          <w:sz w:val="24"/>
          <w:szCs w:val="24"/>
          <w:lang w:val="en-US"/>
          <w:rPrChange w:id="751" w:author="Sara Martinez Rendon" w:date="2026-05-03T18:48:00Z">
            <w:rPr>
              <w:i/>
              <w:iCs/>
              <w:lang w:val="en-US"/>
            </w:rPr>
          </w:rPrChange>
        </w:rPr>
        <w:t xml:space="preserve"> </w:t>
      </w:r>
    </w:p>
    <w:p w14:paraId="45DD26B9" w14:textId="77777777" w:rsidR="00BE425F" w:rsidRPr="00BE425F" w:rsidRDefault="00000000" w:rsidP="00BE425F">
      <w:pPr>
        <w:pStyle w:val="Prrafodelista"/>
        <w:numPr>
          <w:ilvl w:val="0"/>
          <w:numId w:val="11"/>
        </w:numPr>
        <w:spacing w:line="360" w:lineRule="auto"/>
        <w:ind w:left="0" w:firstLine="720"/>
        <w:contextualSpacing w:val="0"/>
        <w:rPr>
          <w:i/>
          <w:iCs/>
          <w:sz w:val="24"/>
          <w:szCs w:val="24"/>
          <w:rPrChange w:id="752" w:author="Sara Martinez Rendon" w:date="2026-05-03T18:48:00Z">
            <w:rPr>
              <w:i/>
              <w:iCs/>
            </w:rPr>
          </w:rPrChange>
        </w:rPr>
        <w:pPrChange w:id="753" w:author="Sara Martinez Rendon" w:date="2026-05-03T18:56:00Z">
          <w:pPr>
            <w:pStyle w:val="Prrafodelista"/>
            <w:numPr>
              <w:numId w:val="11"/>
            </w:numPr>
            <w:spacing w:line="360" w:lineRule="auto"/>
            <w:ind w:hanging="360"/>
            <w:contextualSpacing w:val="0"/>
          </w:pPr>
        </w:pPrChange>
      </w:pPr>
      <w:r>
        <w:rPr>
          <w:i/>
          <w:iCs/>
          <w:sz w:val="24"/>
          <w:szCs w:val="24"/>
          <w:lang w:val="en-US"/>
          <w:rPrChange w:id="754" w:author="Sara Martinez Rendon" w:date="2026-05-03T18:48:00Z">
            <w:rPr>
              <w:i/>
              <w:iCs/>
              <w:lang w:val="en-US"/>
            </w:rPr>
          </w:rPrChange>
        </w:rPr>
        <w:t xml:space="preserve">Statista. (2024). Average e-commerce website conversion rate by industry. </w:t>
      </w:r>
      <w:r>
        <w:rPr>
          <w:i/>
          <w:iCs/>
          <w:sz w:val="24"/>
          <w:szCs w:val="24"/>
          <w:rPrChange w:id="755" w:author="Sara Martinez Rendon" w:date="2026-05-03T18:48:00Z">
            <w:rPr>
              <w:i/>
              <w:iCs/>
            </w:rPr>
          </w:rPrChange>
        </w:rPr>
        <w:t xml:space="preserve">Statista Research Department. </w:t>
      </w:r>
      <w:r>
        <w:rPr>
          <w:sz w:val="24"/>
          <w:szCs w:val="24"/>
          <w:rPrChange w:id="756" w:author="Sara Martinez Rendon" w:date="2026-05-03T18:48:00Z">
            <w:rPr/>
          </w:rPrChange>
        </w:rPr>
        <w:fldChar w:fldCharType="begin"/>
      </w:r>
      <w:r>
        <w:rPr>
          <w:sz w:val="24"/>
          <w:szCs w:val="24"/>
          <w:rPrChange w:id="757" w:author="Sara Martinez Rendon" w:date="2026-05-03T18:48:00Z">
            <w:rPr/>
          </w:rPrChange>
        </w:rPr>
        <w:instrText>HYPERLINK "https://www.statista.com" \h</w:instrText>
      </w:r>
      <w:r w:rsidRPr="0018406F">
        <w:rPr>
          <w:sz w:val="24"/>
          <w:szCs w:val="24"/>
        </w:rPr>
      </w:r>
      <w:r>
        <w:rPr>
          <w:sz w:val="24"/>
          <w:szCs w:val="24"/>
          <w:rPrChange w:id="758" w:author="Sara Martinez Rendon" w:date="2026-05-03T18:48:00Z">
            <w:rPr/>
          </w:rPrChange>
        </w:rPr>
        <w:fldChar w:fldCharType="separate"/>
      </w:r>
      <w:r>
        <w:rPr>
          <w:rStyle w:val="Hipervnculo"/>
          <w:sz w:val="24"/>
          <w:szCs w:val="24"/>
          <w:rPrChange w:id="759" w:author="Sara Martinez Rendon" w:date="2026-05-03T18:48:00Z">
            <w:rPr>
              <w:i/>
              <w:iCs/>
            </w:rPr>
          </w:rPrChange>
        </w:rPr>
        <w:t>https://www.statista.com</w:t>
      </w:r>
      <w:r>
        <w:rPr>
          <w:sz w:val="24"/>
          <w:szCs w:val="24"/>
          <w:rPrChange w:id="760" w:author="Sara Martinez Rendon" w:date="2026-05-03T18:48:00Z">
            <w:rPr/>
          </w:rPrChange>
        </w:rPr>
        <w:fldChar w:fldCharType="end"/>
      </w:r>
      <w:r>
        <w:rPr>
          <w:i/>
          <w:iCs/>
          <w:sz w:val="24"/>
          <w:szCs w:val="24"/>
          <w:rPrChange w:id="761" w:author="Sara Martinez Rendon" w:date="2026-05-03T18:48:00Z">
            <w:rPr>
              <w:i/>
              <w:iCs/>
            </w:rPr>
          </w:rPrChange>
        </w:rPr>
        <w:t xml:space="preserve"> </w:t>
      </w:r>
    </w:p>
    <w:p w14:paraId="45DD26BA"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762" w:author="Sara Martinez Rendon" w:date="2026-05-03T18:48:00Z">
            <w:rPr>
              <w:lang w:val="en-US"/>
            </w:rPr>
          </w:rPrChange>
        </w:rPr>
        <w:pPrChange w:id="763" w:author="Sara Martinez Rendon" w:date="2026-05-03T18:56:00Z">
          <w:pPr>
            <w:pStyle w:val="Prrafodelista"/>
            <w:numPr>
              <w:numId w:val="11"/>
            </w:numPr>
            <w:spacing w:line="360" w:lineRule="auto"/>
            <w:ind w:hanging="360"/>
            <w:contextualSpacing w:val="0"/>
          </w:pPr>
        </w:pPrChange>
      </w:pPr>
      <w:r>
        <w:rPr>
          <w:i/>
          <w:iCs/>
          <w:sz w:val="24"/>
          <w:szCs w:val="24"/>
          <w:lang w:val="en-US"/>
          <w:rPrChange w:id="764" w:author="Sara Martinez Rendon" w:date="2026-05-03T18:48:00Z">
            <w:rPr>
              <w:i/>
              <w:iCs/>
              <w:lang w:val="en-US"/>
            </w:rPr>
          </w:rPrChange>
        </w:rPr>
        <w:t xml:space="preserve">Wolfinbarger, M., &amp; Gilly, M. C. (2003). eTailQ: Dimensionalizing, measuring and predicting etail quality. </w:t>
      </w:r>
      <w:r>
        <w:rPr>
          <w:i/>
          <w:iCs/>
          <w:sz w:val="24"/>
          <w:szCs w:val="24"/>
          <w:rPrChange w:id="765" w:author="Sara Martinez Rendon" w:date="2026-05-03T18:48:00Z">
            <w:rPr>
              <w:i/>
              <w:iCs/>
            </w:rPr>
          </w:rPrChange>
        </w:rPr>
        <w:t xml:space="preserve">Journal of Retailing, 79(3), 183-198. </w:t>
      </w:r>
      <w:r>
        <w:rPr>
          <w:sz w:val="24"/>
          <w:szCs w:val="24"/>
          <w:rPrChange w:id="766" w:author="Sara Martinez Rendon" w:date="2026-05-03T18:48:00Z">
            <w:rPr/>
          </w:rPrChange>
        </w:rPr>
        <w:fldChar w:fldCharType="begin"/>
      </w:r>
      <w:r>
        <w:rPr>
          <w:sz w:val="24"/>
          <w:szCs w:val="24"/>
          <w:rPrChange w:id="767" w:author="Sara Martinez Rendon" w:date="2026-05-03T18:48:00Z">
            <w:rPr/>
          </w:rPrChange>
        </w:rPr>
        <w:instrText>HYPERLINK "https://doi.org/10.1016/S0022-4359(03)00034-4" \h</w:instrText>
      </w:r>
      <w:r w:rsidRPr="0018406F">
        <w:rPr>
          <w:sz w:val="24"/>
          <w:szCs w:val="24"/>
        </w:rPr>
      </w:r>
      <w:r>
        <w:rPr>
          <w:sz w:val="24"/>
          <w:szCs w:val="24"/>
          <w:rPrChange w:id="768" w:author="Sara Martinez Rendon" w:date="2026-05-03T18:48:00Z">
            <w:rPr/>
          </w:rPrChange>
        </w:rPr>
        <w:fldChar w:fldCharType="separate"/>
      </w:r>
      <w:r>
        <w:rPr>
          <w:rStyle w:val="Hipervnculo"/>
          <w:sz w:val="24"/>
          <w:szCs w:val="24"/>
          <w:rPrChange w:id="769" w:author="Sara Martinez Rendon" w:date="2026-05-03T18:48:00Z">
            <w:rPr>
              <w:i/>
              <w:iCs/>
            </w:rPr>
          </w:rPrChange>
        </w:rPr>
        <w:t>https://doi.org/10.1016/S0022-4359(03)00034-4</w:t>
      </w:r>
      <w:r>
        <w:rPr>
          <w:sz w:val="24"/>
          <w:szCs w:val="24"/>
          <w:rPrChange w:id="770" w:author="Sara Martinez Rendon" w:date="2026-05-03T18:48:00Z">
            <w:rPr/>
          </w:rPrChange>
        </w:rPr>
        <w:fldChar w:fldCharType="end"/>
      </w:r>
      <w:r>
        <w:rPr>
          <w:sz w:val="24"/>
          <w:szCs w:val="24"/>
          <w:rPrChange w:id="771" w:author="Sara Martinez Rendon" w:date="2026-05-03T18:48:00Z">
            <w:rPr/>
          </w:rPrChange>
        </w:rPr>
        <w:t xml:space="preserve"> </w:t>
      </w:r>
    </w:p>
    <w:p w14:paraId="45DD26BB"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772" w:author="Sara Martinez Rendon" w:date="2026-05-03T18:48:00Z">
            <w:rPr>
              <w:lang w:val="en-US"/>
            </w:rPr>
          </w:rPrChange>
        </w:rPr>
        <w:pPrChange w:id="773" w:author="Sara Martinez Rendon" w:date="2026-05-03T18:56:00Z">
          <w:pPr>
            <w:pStyle w:val="Prrafodelista"/>
            <w:numPr>
              <w:numId w:val="11"/>
            </w:numPr>
            <w:spacing w:line="360" w:lineRule="auto"/>
            <w:ind w:hanging="360"/>
            <w:contextualSpacing w:val="0"/>
          </w:pPr>
        </w:pPrChange>
      </w:pPr>
      <w:r>
        <w:rPr>
          <w:sz w:val="24"/>
          <w:szCs w:val="24"/>
          <w:lang w:val="en-US"/>
          <w:rPrChange w:id="774" w:author="Sara Martinez Rendon" w:date="2026-05-03T18:48:00Z">
            <w:rPr>
              <w:lang w:val="en-US"/>
            </w:rPr>
          </w:rPrChange>
        </w:rPr>
        <w:t>Breiman, L. (2001). Random forests. Machine Learning, 45(1), 5–32.</w:t>
      </w:r>
    </w:p>
    <w:p w14:paraId="45DD26BC"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775" w:author="Sara Martinez Rendon" w:date="2026-05-03T18:48:00Z">
            <w:rPr>
              <w:lang w:val="en-US"/>
            </w:rPr>
          </w:rPrChange>
        </w:rPr>
        <w:pPrChange w:id="776" w:author="Sara Martinez Rendon" w:date="2026-05-03T18:56:00Z">
          <w:pPr>
            <w:pStyle w:val="Prrafodelista"/>
            <w:numPr>
              <w:numId w:val="11"/>
            </w:numPr>
            <w:spacing w:line="360" w:lineRule="auto"/>
            <w:ind w:hanging="360"/>
            <w:contextualSpacing w:val="0"/>
          </w:pPr>
        </w:pPrChange>
      </w:pPr>
      <w:r>
        <w:rPr>
          <w:sz w:val="24"/>
          <w:szCs w:val="24"/>
          <w:lang w:val="en-US"/>
          <w:rPrChange w:id="777" w:author="Sara Martinez Rendon" w:date="2026-05-03T18:48:00Z">
            <w:rPr>
              <w:lang w:val="en-US"/>
            </w:rPr>
          </w:rPrChange>
        </w:rPr>
        <w:t>Chen, T., &amp; Guestrin, C. (2016). XGBoost: A scalable tree boosting system. Proceedings of the 22nd ACM SIGKDD International Conference on Knowledge Discovery and Data Mining, 785–794.</w:t>
      </w:r>
    </w:p>
    <w:p w14:paraId="45DD26BD"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778" w:author="Sara Martinez Rendon" w:date="2026-05-03T18:48:00Z">
            <w:rPr>
              <w:lang w:val="en-US"/>
            </w:rPr>
          </w:rPrChange>
        </w:rPr>
        <w:pPrChange w:id="779" w:author="Sara Martinez Rendon" w:date="2026-05-03T18:56:00Z">
          <w:pPr>
            <w:pStyle w:val="Prrafodelista"/>
            <w:numPr>
              <w:numId w:val="11"/>
            </w:numPr>
            <w:spacing w:line="360" w:lineRule="auto"/>
            <w:ind w:hanging="360"/>
            <w:contextualSpacing w:val="0"/>
          </w:pPr>
        </w:pPrChange>
      </w:pPr>
      <w:r>
        <w:rPr>
          <w:sz w:val="24"/>
          <w:szCs w:val="24"/>
          <w:lang w:val="en-US"/>
          <w:rPrChange w:id="780" w:author="Sara Martinez Rendon" w:date="2026-05-03T18:48:00Z">
            <w:rPr>
              <w:lang w:val="en-US"/>
            </w:rPr>
          </w:rPrChange>
        </w:rPr>
        <w:t>Ke, G., Meng, Q., Finley, T., Wang, T., Chen, W., Ma, W., Ye, Q., &amp; Liu, T. (2017). LightGBM: A highly efficient gradient boosting decision tree. Advances in Neural Information Processing Systems, 30.</w:t>
      </w:r>
    </w:p>
    <w:p w14:paraId="45DD26BE" w14:textId="77777777" w:rsidR="00BE425F" w:rsidRPr="00BE425F" w:rsidRDefault="00000000" w:rsidP="00BE425F">
      <w:pPr>
        <w:pStyle w:val="Prrafodelista"/>
        <w:numPr>
          <w:ilvl w:val="0"/>
          <w:numId w:val="11"/>
        </w:numPr>
        <w:spacing w:line="360" w:lineRule="auto"/>
        <w:ind w:left="0" w:firstLine="720"/>
        <w:contextualSpacing w:val="0"/>
        <w:rPr>
          <w:sz w:val="24"/>
          <w:szCs w:val="24"/>
          <w:rPrChange w:id="781" w:author="Sara Martinez Rendon" w:date="2026-05-03T18:48:00Z">
            <w:rPr/>
          </w:rPrChange>
        </w:rPr>
        <w:pPrChange w:id="782" w:author="Sara Martinez Rendon" w:date="2026-05-03T18:56:00Z">
          <w:pPr>
            <w:pStyle w:val="Prrafodelista"/>
            <w:numPr>
              <w:numId w:val="11"/>
            </w:numPr>
            <w:spacing w:line="360" w:lineRule="auto"/>
            <w:ind w:hanging="360"/>
            <w:contextualSpacing w:val="0"/>
          </w:pPr>
        </w:pPrChange>
      </w:pPr>
      <w:r>
        <w:rPr>
          <w:sz w:val="24"/>
          <w:szCs w:val="24"/>
          <w:lang w:val="en-US"/>
          <w:rPrChange w:id="783" w:author="Sara Martinez Rendon" w:date="2026-05-03T18:48:00Z">
            <w:rPr>
              <w:lang w:val="en-US"/>
            </w:rPr>
          </w:rPrChange>
        </w:rPr>
        <w:t xml:space="preserve">Saito, T., &amp; Rehmsmeier, M. (2015). The precision-recall plot is more informative than the ROC plot when evaluating binary classifiers on imbalanced datasets. </w:t>
      </w:r>
      <w:r>
        <w:rPr>
          <w:sz w:val="24"/>
          <w:szCs w:val="24"/>
          <w:rPrChange w:id="784" w:author="Sara Martinez Rendon" w:date="2026-05-03T18:48:00Z">
            <w:rPr/>
          </w:rPrChange>
        </w:rPr>
        <w:t>PLoS ONE, 10(3).</w:t>
      </w:r>
    </w:p>
    <w:p w14:paraId="45DD26BF" w14:textId="77777777" w:rsidR="00BE425F" w:rsidRPr="00BE425F" w:rsidRDefault="00000000" w:rsidP="00BE425F">
      <w:pPr>
        <w:pStyle w:val="Prrafodelista"/>
        <w:numPr>
          <w:ilvl w:val="0"/>
          <w:numId w:val="11"/>
        </w:numPr>
        <w:spacing w:line="360" w:lineRule="auto"/>
        <w:ind w:left="0" w:firstLine="720"/>
        <w:contextualSpacing w:val="0"/>
        <w:rPr>
          <w:sz w:val="24"/>
          <w:szCs w:val="24"/>
          <w:rPrChange w:id="785" w:author="Sara Martinez Rendon" w:date="2026-05-03T18:48:00Z">
            <w:rPr/>
          </w:rPrChange>
        </w:rPr>
        <w:pPrChange w:id="786" w:author="Sara Martinez Rendon" w:date="2026-05-03T18:56:00Z">
          <w:pPr>
            <w:pStyle w:val="Prrafodelista"/>
            <w:numPr>
              <w:numId w:val="11"/>
            </w:numPr>
            <w:spacing w:line="360" w:lineRule="auto"/>
            <w:ind w:hanging="360"/>
            <w:contextualSpacing w:val="0"/>
          </w:pPr>
        </w:pPrChange>
      </w:pPr>
      <w:r>
        <w:rPr>
          <w:sz w:val="24"/>
          <w:szCs w:val="24"/>
          <w:lang w:val="en-US"/>
          <w:rPrChange w:id="787" w:author="Sara Martinez Rendon" w:date="2026-05-03T18:48:00Z">
            <w:rPr>
              <w:lang w:val="en-US"/>
            </w:rPr>
          </w:rPrChange>
        </w:rPr>
        <w:t xml:space="preserve">Vohra, D. (2016). Practical Apache Spark. </w:t>
      </w:r>
      <w:r>
        <w:rPr>
          <w:sz w:val="24"/>
          <w:szCs w:val="24"/>
          <w:rPrChange w:id="788" w:author="Sara Martinez Rendon" w:date="2026-05-03T18:48:00Z">
            <w:rPr/>
          </w:rPrChange>
        </w:rPr>
        <w:t>Apress.</w:t>
      </w:r>
    </w:p>
    <w:p w14:paraId="45DD26C0"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789" w:author="Sara Martinez Rendon" w:date="2026-05-03T18:48:00Z">
            <w:rPr>
              <w:lang w:val="en-US"/>
            </w:rPr>
          </w:rPrChange>
        </w:rPr>
        <w:pPrChange w:id="790" w:author="Sara Martinez Rendon" w:date="2026-05-03T18:56:00Z">
          <w:pPr>
            <w:pStyle w:val="Prrafodelista"/>
            <w:numPr>
              <w:numId w:val="11"/>
            </w:numPr>
            <w:spacing w:line="360" w:lineRule="auto"/>
            <w:ind w:hanging="360"/>
            <w:contextualSpacing w:val="0"/>
          </w:pPr>
        </w:pPrChange>
      </w:pPr>
      <w:r>
        <w:rPr>
          <w:sz w:val="24"/>
          <w:szCs w:val="24"/>
          <w:lang w:val="en-US"/>
          <w:rPrChange w:id="791" w:author="Sara Martinez Rendon" w:date="2026-05-03T18:48:00Z">
            <w:rPr>
              <w:lang w:val="en-US"/>
            </w:rPr>
          </w:rPrChange>
        </w:rPr>
        <w:t>Zaharia, M., Chowdhury, M., Franklin, M., Shenker, S., &amp; Stoica, I. (2016). Apache Spark: A unified engine for big data processing. Communications of the ACM, 59(11), 56–65.</w:t>
      </w:r>
    </w:p>
    <w:p w14:paraId="45DD26C1"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792" w:author="Sara Martinez Rendon" w:date="2026-05-03T18:48:00Z">
            <w:rPr>
              <w:lang w:val="en-US"/>
            </w:rPr>
          </w:rPrChange>
        </w:rPr>
        <w:pPrChange w:id="793" w:author="Sara Martinez Rendon" w:date="2026-05-03T18:56:00Z">
          <w:pPr>
            <w:pStyle w:val="Prrafodelista"/>
            <w:numPr>
              <w:numId w:val="11"/>
            </w:numPr>
            <w:spacing w:line="360" w:lineRule="auto"/>
            <w:ind w:hanging="360"/>
            <w:contextualSpacing w:val="0"/>
          </w:pPr>
        </w:pPrChange>
      </w:pPr>
      <w:r>
        <w:rPr>
          <w:sz w:val="24"/>
          <w:szCs w:val="24"/>
          <w:rPrChange w:id="794" w:author="Sara Martinez Rendon" w:date="2026-05-03T18:48:00Z">
            <w:rPr/>
          </w:rPrChange>
        </w:rPr>
        <w:lastRenderedPageBreak/>
        <w:t xml:space="preserve">Devriendt, F., Moldovan, D., &amp; Verbeke, W. (2018). </w:t>
      </w:r>
      <w:r>
        <w:rPr>
          <w:sz w:val="24"/>
          <w:szCs w:val="24"/>
          <w:lang w:val="en-US"/>
          <w:rPrChange w:id="795" w:author="Sara Martinez Rendon" w:date="2026-05-03T18:48:00Z">
            <w:rPr>
              <w:lang w:val="en-US"/>
            </w:rPr>
          </w:rPrChange>
        </w:rPr>
        <w:t xml:space="preserve">A literature survey and experimental evaluation of the state-of-the-art in uplift modeling. </w:t>
      </w:r>
      <w:r>
        <w:rPr>
          <w:i/>
          <w:iCs/>
          <w:sz w:val="24"/>
          <w:szCs w:val="24"/>
          <w:rPrChange w:id="796" w:author="Sara Martinez Rendon" w:date="2026-05-03T18:48:00Z">
            <w:rPr>
              <w:i/>
              <w:iCs/>
            </w:rPr>
          </w:rPrChange>
        </w:rPr>
        <w:t>Big Data, 6</w:t>
      </w:r>
      <w:r>
        <w:rPr>
          <w:sz w:val="24"/>
          <w:szCs w:val="24"/>
          <w:rPrChange w:id="797" w:author="Sara Martinez Rendon" w:date="2026-05-03T18:48:00Z">
            <w:rPr/>
          </w:rPrChange>
        </w:rPr>
        <w:t xml:space="preserve">(1), 13–41. </w:t>
      </w:r>
      <w:r>
        <w:rPr>
          <w:sz w:val="24"/>
          <w:szCs w:val="24"/>
          <w:rPrChange w:id="798" w:author="Sara Martinez Rendon" w:date="2026-05-03T18:48:00Z">
            <w:rPr/>
          </w:rPrChange>
        </w:rPr>
        <w:fldChar w:fldCharType="begin"/>
      </w:r>
      <w:r>
        <w:rPr>
          <w:sz w:val="24"/>
          <w:szCs w:val="24"/>
          <w:rPrChange w:id="799" w:author="Sara Martinez Rendon" w:date="2026-05-03T18:48:00Z">
            <w:rPr/>
          </w:rPrChange>
        </w:rPr>
        <w:instrText>HYPERLINK "https://doi.org/10.1089/big.2017.0104" \h</w:instrText>
      </w:r>
      <w:r w:rsidRPr="0018406F">
        <w:rPr>
          <w:sz w:val="24"/>
          <w:szCs w:val="24"/>
        </w:rPr>
      </w:r>
      <w:r>
        <w:rPr>
          <w:sz w:val="24"/>
          <w:szCs w:val="24"/>
          <w:rPrChange w:id="800" w:author="Sara Martinez Rendon" w:date="2026-05-03T18:48:00Z">
            <w:rPr/>
          </w:rPrChange>
        </w:rPr>
        <w:fldChar w:fldCharType="separate"/>
      </w:r>
      <w:r>
        <w:rPr>
          <w:rStyle w:val="Hipervnculo"/>
          <w:sz w:val="24"/>
          <w:szCs w:val="24"/>
          <w:rPrChange w:id="801" w:author="Sara Martinez Rendon" w:date="2026-05-03T18:48:00Z">
            <w:rPr/>
          </w:rPrChange>
        </w:rPr>
        <w:t>https://doi.org/10.1089/big.2017.0104</w:t>
      </w:r>
      <w:r>
        <w:rPr>
          <w:sz w:val="24"/>
          <w:szCs w:val="24"/>
          <w:rPrChange w:id="802" w:author="Sara Martinez Rendon" w:date="2026-05-03T18:48:00Z">
            <w:rPr/>
          </w:rPrChange>
        </w:rPr>
        <w:fldChar w:fldCharType="end"/>
      </w:r>
    </w:p>
    <w:p w14:paraId="45DD26C2"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803" w:author="Sara Martinez Rendon" w:date="2026-05-03T18:48:00Z">
            <w:rPr>
              <w:lang w:val="en-US"/>
            </w:rPr>
          </w:rPrChange>
        </w:rPr>
        <w:pPrChange w:id="804" w:author="Sara Martinez Rendon" w:date="2026-05-03T18:56:00Z">
          <w:pPr>
            <w:pStyle w:val="Prrafodelista"/>
            <w:numPr>
              <w:numId w:val="11"/>
            </w:numPr>
            <w:spacing w:line="360" w:lineRule="auto"/>
            <w:ind w:hanging="360"/>
            <w:contextualSpacing w:val="0"/>
          </w:pPr>
        </w:pPrChange>
      </w:pPr>
      <w:r>
        <w:rPr>
          <w:sz w:val="24"/>
          <w:szCs w:val="24"/>
          <w:lang w:val="en-US"/>
          <w:rPrChange w:id="805" w:author="Sara Martinez Rendon" w:date="2026-05-03T18:48:00Z">
            <w:rPr>
              <w:lang w:val="en-US"/>
            </w:rPr>
          </w:rPrChange>
        </w:rPr>
        <w:t xml:space="preserve">Few, S. (2009). </w:t>
      </w:r>
      <w:r>
        <w:rPr>
          <w:i/>
          <w:iCs/>
          <w:sz w:val="24"/>
          <w:szCs w:val="24"/>
          <w:lang w:val="en-US"/>
          <w:rPrChange w:id="806" w:author="Sara Martinez Rendon" w:date="2026-05-03T18:48:00Z">
            <w:rPr>
              <w:i/>
              <w:iCs/>
              <w:lang w:val="en-US"/>
            </w:rPr>
          </w:rPrChange>
        </w:rPr>
        <w:t>Now you see it: Simple visualization techniques for quantitative analysis</w:t>
      </w:r>
      <w:r>
        <w:rPr>
          <w:sz w:val="24"/>
          <w:szCs w:val="24"/>
          <w:lang w:val="en-US"/>
          <w:rPrChange w:id="807" w:author="Sara Martinez Rendon" w:date="2026-05-03T18:48:00Z">
            <w:rPr>
              <w:lang w:val="en-US"/>
            </w:rPr>
          </w:rPrChange>
        </w:rPr>
        <w:t xml:space="preserve">. </w:t>
      </w:r>
      <w:r>
        <w:rPr>
          <w:sz w:val="24"/>
          <w:szCs w:val="24"/>
          <w:rPrChange w:id="808" w:author="Sara Martinez Rendon" w:date="2026-05-03T18:48:00Z">
            <w:rPr/>
          </w:rPrChange>
        </w:rPr>
        <w:t>Analytics Press.</w:t>
      </w:r>
    </w:p>
    <w:p w14:paraId="45DD26C3"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809" w:author="Sara Martinez Rendon" w:date="2026-05-03T18:48:00Z">
            <w:rPr>
              <w:lang w:val="en-US"/>
            </w:rPr>
          </w:rPrChange>
        </w:rPr>
        <w:pPrChange w:id="810" w:author="Sara Martinez Rendon" w:date="2026-05-03T18:56:00Z">
          <w:pPr>
            <w:pStyle w:val="Prrafodelista"/>
            <w:numPr>
              <w:numId w:val="11"/>
            </w:numPr>
            <w:spacing w:line="360" w:lineRule="auto"/>
            <w:ind w:hanging="360"/>
            <w:contextualSpacing w:val="0"/>
          </w:pPr>
        </w:pPrChange>
      </w:pPr>
      <w:r>
        <w:rPr>
          <w:sz w:val="24"/>
          <w:szCs w:val="24"/>
          <w:lang w:val="en-US"/>
          <w:rPrChange w:id="811" w:author="Sara Martinez Rendon" w:date="2026-05-03T18:48:00Z">
            <w:rPr>
              <w:lang w:val="en-US"/>
            </w:rPr>
          </w:rPrChange>
        </w:rPr>
        <w:t xml:space="preserve">Lemon, K. N., &amp; Verhoef, P. C. (2016). Understanding customer experience throughout the customer journey. </w:t>
      </w:r>
      <w:r>
        <w:rPr>
          <w:i/>
          <w:iCs/>
          <w:sz w:val="24"/>
          <w:szCs w:val="24"/>
          <w:rPrChange w:id="812" w:author="Sara Martinez Rendon" w:date="2026-05-03T18:48:00Z">
            <w:rPr>
              <w:i/>
              <w:iCs/>
            </w:rPr>
          </w:rPrChange>
        </w:rPr>
        <w:t>Journal of Marketing, 80</w:t>
      </w:r>
      <w:r>
        <w:rPr>
          <w:sz w:val="24"/>
          <w:szCs w:val="24"/>
          <w:rPrChange w:id="813" w:author="Sara Martinez Rendon" w:date="2026-05-03T18:48:00Z">
            <w:rPr/>
          </w:rPrChange>
        </w:rPr>
        <w:t xml:space="preserve">(6), 69–96. </w:t>
      </w:r>
      <w:r>
        <w:rPr>
          <w:sz w:val="24"/>
          <w:szCs w:val="24"/>
          <w:rPrChange w:id="814" w:author="Sara Martinez Rendon" w:date="2026-05-03T18:48:00Z">
            <w:rPr/>
          </w:rPrChange>
        </w:rPr>
        <w:fldChar w:fldCharType="begin"/>
      </w:r>
      <w:r>
        <w:rPr>
          <w:sz w:val="24"/>
          <w:szCs w:val="24"/>
          <w:rPrChange w:id="815" w:author="Sara Martinez Rendon" w:date="2026-05-03T18:48:00Z">
            <w:rPr/>
          </w:rPrChange>
        </w:rPr>
        <w:instrText>HYPERLINK "https://doi.org/10.1509/jm.15.0420" \h</w:instrText>
      </w:r>
      <w:r w:rsidRPr="0018406F">
        <w:rPr>
          <w:sz w:val="24"/>
          <w:szCs w:val="24"/>
        </w:rPr>
      </w:r>
      <w:r>
        <w:rPr>
          <w:sz w:val="24"/>
          <w:szCs w:val="24"/>
          <w:rPrChange w:id="816" w:author="Sara Martinez Rendon" w:date="2026-05-03T18:48:00Z">
            <w:rPr/>
          </w:rPrChange>
        </w:rPr>
        <w:fldChar w:fldCharType="separate"/>
      </w:r>
      <w:r>
        <w:rPr>
          <w:rStyle w:val="Hipervnculo"/>
          <w:sz w:val="24"/>
          <w:szCs w:val="24"/>
          <w:rPrChange w:id="817" w:author="Sara Martinez Rendon" w:date="2026-05-03T18:48:00Z">
            <w:rPr/>
          </w:rPrChange>
        </w:rPr>
        <w:t>https://doi.org/10.1509/jm.15.0420</w:t>
      </w:r>
      <w:r>
        <w:rPr>
          <w:sz w:val="24"/>
          <w:szCs w:val="24"/>
          <w:rPrChange w:id="818" w:author="Sara Martinez Rendon" w:date="2026-05-03T18:48:00Z">
            <w:rPr/>
          </w:rPrChange>
        </w:rPr>
        <w:fldChar w:fldCharType="end"/>
      </w:r>
    </w:p>
    <w:p w14:paraId="45DD26C4"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819" w:author="Sara Martinez Rendon" w:date="2026-05-03T18:48:00Z">
            <w:rPr>
              <w:lang w:val="en-US"/>
            </w:rPr>
          </w:rPrChange>
        </w:rPr>
        <w:pPrChange w:id="820" w:author="Sara Martinez Rendon" w:date="2026-05-03T18:56:00Z">
          <w:pPr>
            <w:pStyle w:val="Prrafodelista"/>
            <w:numPr>
              <w:numId w:val="11"/>
            </w:numPr>
            <w:spacing w:line="360" w:lineRule="auto"/>
            <w:ind w:hanging="360"/>
            <w:contextualSpacing w:val="0"/>
          </w:pPr>
        </w:pPrChange>
      </w:pPr>
      <w:r>
        <w:rPr>
          <w:sz w:val="24"/>
          <w:szCs w:val="24"/>
          <w:lang w:val="en-US"/>
          <w:rPrChange w:id="821" w:author="Sara Martinez Rendon" w:date="2026-05-03T18:48:00Z">
            <w:rPr>
              <w:lang w:val="en-US"/>
            </w:rPr>
          </w:rPrChange>
        </w:rPr>
        <w:t xml:space="preserve">Moraes, F., Proença, H. M., Kornilova, A., Albert, J., &amp; Goldenberg, D. (2023). </w:t>
      </w:r>
      <w:r>
        <w:rPr>
          <w:i/>
          <w:iCs/>
          <w:sz w:val="24"/>
          <w:szCs w:val="24"/>
          <w:lang w:val="en-US"/>
          <w:rPrChange w:id="822" w:author="Sara Martinez Rendon" w:date="2026-05-03T18:48:00Z">
            <w:rPr>
              <w:i/>
              <w:iCs/>
              <w:lang w:val="en-US"/>
            </w:rPr>
          </w:rPrChange>
        </w:rPr>
        <w:t>Uplift modeling: From causal inference to personalization</w:t>
      </w:r>
      <w:r>
        <w:rPr>
          <w:sz w:val="24"/>
          <w:szCs w:val="24"/>
          <w:lang w:val="en-US"/>
          <w:rPrChange w:id="823" w:author="Sara Martinez Rendon" w:date="2026-05-03T18:48:00Z">
            <w:rPr>
              <w:lang w:val="en-US"/>
            </w:rPr>
          </w:rPrChange>
        </w:rPr>
        <w:t xml:space="preserve">. arXiv. </w:t>
      </w:r>
      <w:r>
        <w:rPr>
          <w:sz w:val="24"/>
          <w:szCs w:val="24"/>
          <w:rPrChange w:id="824" w:author="Sara Martinez Rendon" w:date="2026-05-03T18:48:00Z">
            <w:rPr/>
          </w:rPrChange>
        </w:rPr>
        <w:fldChar w:fldCharType="begin"/>
      </w:r>
      <w:r>
        <w:rPr>
          <w:sz w:val="24"/>
          <w:szCs w:val="24"/>
          <w:lang w:val="en-US"/>
          <w:rPrChange w:id="825" w:author="Sara Martinez Rendon" w:date="2026-05-03T18:48:00Z">
            <w:rPr>
              <w:lang w:val="en-US"/>
            </w:rPr>
          </w:rPrChange>
        </w:rPr>
        <w:instrText>HYPERLINK "https://arxiv.org/abs/2308.09066" \h</w:instrText>
      </w:r>
      <w:r w:rsidRPr="0018406F">
        <w:rPr>
          <w:sz w:val="24"/>
          <w:szCs w:val="24"/>
        </w:rPr>
      </w:r>
      <w:r>
        <w:rPr>
          <w:sz w:val="24"/>
          <w:szCs w:val="24"/>
          <w:rPrChange w:id="826" w:author="Sara Martinez Rendon" w:date="2026-05-03T18:48:00Z">
            <w:rPr/>
          </w:rPrChange>
        </w:rPr>
        <w:fldChar w:fldCharType="separate"/>
      </w:r>
      <w:r>
        <w:rPr>
          <w:rStyle w:val="Hipervnculo"/>
          <w:sz w:val="24"/>
          <w:szCs w:val="24"/>
          <w:rPrChange w:id="827" w:author="Sara Martinez Rendon" w:date="2026-05-03T18:48:00Z">
            <w:rPr>
              <w:lang w:val="en-US"/>
            </w:rPr>
          </w:rPrChange>
        </w:rPr>
        <w:t>https://arxiv.org/abs/2308.09066</w:t>
      </w:r>
      <w:r>
        <w:rPr>
          <w:sz w:val="24"/>
          <w:szCs w:val="24"/>
          <w:rPrChange w:id="828" w:author="Sara Martinez Rendon" w:date="2026-05-03T18:48:00Z">
            <w:rPr/>
          </w:rPrChange>
        </w:rPr>
        <w:fldChar w:fldCharType="end"/>
      </w:r>
    </w:p>
    <w:p w14:paraId="45DD26C5" w14:textId="77777777" w:rsidR="00BE425F" w:rsidRPr="00BE425F" w:rsidRDefault="00000000" w:rsidP="00BE425F">
      <w:pPr>
        <w:pStyle w:val="Prrafodelista"/>
        <w:numPr>
          <w:ilvl w:val="0"/>
          <w:numId w:val="11"/>
        </w:numPr>
        <w:spacing w:line="360" w:lineRule="auto"/>
        <w:ind w:left="0" w:firstLine="720"/>
        <w:contextualSpacing w:val="0"/>
        <w:rPr>
          <w:sz w:val="24"/>
          <w:szCs w:val="24"/>
          <w:lang w:val="en-US"/>
          <w:rPrChange w:id="829" w:author="Sara Martinez Rendon" w:date="2026-05-03T18:48:00Z">
            <w:rPr>
              <w:lang w:val="en-US"/>
            </w:rPr>
          </w:rPrChange>
        </w:rPr>
        <w:pPrChange w:id="830" w:author="Sara Martinez Rendon" w:date="2026-05-03T18:56:00Z">
          <w:pPr>
            <w:pStyle w:val="Prrafodelista"/>
            <w:numPr>
              <w:numId w:val="11"/>
            </w:numPr>
            <w:spacing w:line="360" w:lineRule="auto"/>
            <w:ind w:hanging="360"/>
            <w:contextualSpacing w:val="0"/>
          </w:pPr>
        </w:pPrChange>
      </w:pPr>
      <w:r>
        <w:rPr>
          <w:sz w:val="24"/>
          <w:szCs w:val="24"/>
          <w:lang w:val="en-US"/>
          <w:rPrChange w:id="831" w:author="Sara Martinez Rendon" w:date="2026-05-03T18:48:00Z">
            <w:rPr>
              <w:lang w:val="en-US"/>
            </w:rPr>
          </w:rPrChange>
        </w:rPr>
        <w:t xml:space="preserve">Sismeiro, C., &amp; Bucklin, R. E. (2004). Modeling purchase behavior at an e-commerce web site: A task-completion approach. </w:t>
      </w:r>
      <w:r>
        <w:rPr>
          <w:i/>
          <w:iCs/>
          <w:sz w:val="24"/>
          <w:szCs w:val="24"/>
          <w:rPrChange w:id="832" w:author="Sara Martinez Rendon" w:date="2026-05-03T18:48:00Z">
            <w:rPr>
              <w:i/>
              <w:iCs/>
            </w:rPr>
          </w:rPrChange>
        </w:rPr>
        <w:t>Journal of Marketing Research, 41</w:t>
      </w:r>
      <w:r>
        <w:rPr>
          <w:sz w:val="24"/>
          <w:szCs w:val="24"/>
          <w:rPrChange w:id="833" w:author="Sara Martinez Rendon" w:date="2026-05-03T18:48:00Z">
            <w:rPr/>
          </w:rPrChange>
        </w:rPr>
        <w:t xml:space="preserve">(3), 306–323. </w:t>
      </w:r>
      <w:r>
        <w:rPr>
          <w:sz w:val="24"/>
          <w:szCs w:val="24"/>
          <w:rPrChange w:id="834" w:author="Sara Martinez Rendon" w:date="2026-05-03T18:48:00Z">
            <w:rPr/>
          </w:rPrChange>
        </w:rPr>
        <w:fldChar w:fldCharType="begin"/>
      </w:r>
      <w:r>
        <w:rPr>
          <w:sz w:val="24"/>
          <w:szCs w:val="24"/>
          <w:rPrChange w:id="835" w:author="Sara Martinez Rendon" w:date="2026-05-03T18:48:00Z">
            <w:rPr/>
          </w:rPrChange>
        </w:rPr>
        <w:instrText>HYPERLINK "https://doi.org/10.1509/jmkr.41.3.306.35985" \h</w:instrText>
      </w:r>
      <w:r w:rsidRPr="0018406F">
        <w:rPr>
          <w:sz w:val="24"/>
          <w:szCs w:val="24"/>
        </w:rPr>
      </w:r>
      <w:r>
        <w:rPr>
          <w:sz w:val="24"/>
          <w:szCs w:val="24"/>
          <w:rPrChange w:id="836" w:author="Sara Martinez Rendon" w:date="2026-05-03T18:48:00Z">
            <w:rPr/>
          </w:rPrChange>
        </w:rPr>
        <w:fldChar w:fldCharType="separate"/>
      </w:r>
      <w:r>
        <w:rPr>
          <w:rStyle w:val="Hipervnculo"/>
          <w:sz w:val="24"/>
          <w:szCs w:val="24"/>
          <w:rPrChange w:id="837" w:author="Sara Martinez Rendon" w:date="2026-05-03T18:48:00Z">
            <w:rPr/>
          </w:rPrChange>
        </w:rPr>
        <w:t>https://doi.org/10.1509/jmkr.41.3.306.35985</w:t>
      </w:r>
      <w:r>
        <w:rPr>
          <w:sz w:val="24"/>
          <w:szCs w:val="24"/>
          <w:rPrChange w:id="838" w:author="Sara Martinez Rendon" w:date="2026-05-03T18:48:00Z">
            <w:rPr/>
          </w:rPrChange>
        </w:rPr>
        <w:fldChar w:fldCharType="end"/>
      </w:r>
    </w:p>
    <w:p w14:paraId="45DD26C6" w14:textId="77777777" w:rsidR="00BE425F" w:rsidRPr="00BE425F" w:rsidRDefault="00BE425F" w:rsidP="00BE425F">
      <w:pPr>
        <w:spacing w:line="360" w:lineRule="auto"/>
        <w:ind w:firstLine="720"/>
        <w:rPr>
          <w:lang w:val="en-US"/>
          <w:rPrChange w:id="839" w:author="Sara Martinez Rendon" w:date="2026-05-03T18:48:00Z">
            <w:rPr>
              <w:rFonts w:asciiTheme="minorHAnsi" w:hAnsiTheme="minorHAnsi" w:cstheme="minorBidi"/>
              <w:sz w:val="22"/>
              <w:szCs w:val="22"/>
              <w:lang w:val="en-US"/>
            </w:rPr>
          </w:rPrChange>
        </w:rPr>
        <w:pPrChange w:id="840" w:author="Sara Martinez Rendon" w:date="2026-05-03T18:56:00Z">
          <w:pPr/>
        </w:pPrChange>
      </w:pPr>
    </w:p>
    <w:sectPr w:rsidR="00BE425F" w:rsidRPr="00BE425F">
      <w:headerReference w:type="default" r:id="rId18"/>
      <w:pgSz w:w="12240" w:h="15840"/>
      <w:pgMar w:top="2268" w:right="1185" w:bottom="2552" w:left="1440" w:header="0" w:footer="0" w:gutter="0"/>
      <w:cols w: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os A. Taimal" w:date="2026-05-10T10:36:00Z" w:initials="CAT">
    <w:p w14:paraId="45DD26CB" w14:textId="77777777" w:rsidR="00BE425F" w:rsidRDefault="0018406F">
      <w:r>
        <w:rPr>
          <w:rStyle w:val="Refdecomentario"/>
        </w:rPr>
        <w:annotationRef/>
      </w:r>
      <w:r w:rsidR="00000000">
        <w:rPr>
          <w:rFonts w:ascii="Arial" w:eastAsia="Arial" w:hAnsi="Arial" w:cs="Arial"/>
          <w:sz w:val="22"/>
        </w:rPr>
        <w:t>Observo un buen conocimiento del problema del negocio, una buena traducción al ámbito técnico y compresión de los pasos necesarios para lograr el objetivo. Aún me queda la duda si esta sería la forma de proceder con el modelo uplift, ya que hasta donde tengo entendido, las fases de detección de un posible prospecto a cliente y la aplicación de alguna tarea de transformación son distintas ya que la primera como bien lo plantean, es de clasificación y la segunda, es la evaluación de un tratamiento (en términos médicos) sobre dos grupos similares. Si poseen referencias que el uplift puede aplicarse directamente con estas probabilidades les agradecería para validar esta parte. Por lo demás, felicitaciones por el enfoque y la propuesta de ir más allá del simple modelamiento predictivo.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D26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D26CB" w16cid:durableId="45DD26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27DB" w14:textId="77777777" w:rsidR="0018348A" w:rsidRDefault="0018348A">
      <w:r>
        <w:separator/>
      </w:r>
    </w:p>
  </w:endnote>
  <w:endnote w:type="continuationSeparator" w:id="0">
    <w:p w14:paraId="2C3E1D20" w14:textId="77777777" w:rsidR="0018348A" w:rsidRDefault="00183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7B319" w14:textId="77777777" w:rsidR="0018348A" w:rsidRDefault="0018348A">
      <w:r>
        <w:separator/>
      </w:r>
    </w:p>
  </w:footnote>
  <w:footnote w:type="continuationSeparator" w:id="0">
    <w:p w14:paraId="06D88186" w14:textId="77777777" w:rsidR="0018348A" w:rsidRDefault="00183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26D0" w14:textId="77777777" w:rsidR="00BE425F" w:rsidRDefault="00000000">
    <w:pPr>
      <w:pStyle w:val="Encabezado"/>
    </w:pPr>
    <w:r>
      <w:rPr>
        <w:noProof/>
        <w:sz w:val="22"/>
        <w:szCs w:val="22"/>
      </w:rPr>
      <mc:AlternateContent>
        <mc:Choice Requires="wpg">
          <w:drawing>
            <wp:anchor distT="0" distB="0" distL="114300" distR="114300" simplePos="0" relativeHeight="251658240" behindDoc="1" locked="0" layoutInCell="1" allowOverlap="1" wp14:anchorId="45DD26D1" wp14:editId="45DD26D2">
              <wp:simplePos x="0" y="0"/>
              <wp:positionH relativeFrom="page">
                <wp:align>right</wp:align>
              </wp:positionH>
              <wp:positionV relativeFrom="page">
                <wp:align>top</wp:align>
              </wp:positionV>
              <wp:extent cx="7772400" cy="10058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
                        <a:clrChange>
                          <a:clrFrom>
                            <a:srgbClr val="FFFFFF"/>
                          </a:clrFrom>
                          <a:clrTo>
                            <a:srgbClr val="FFFFFF">
                              <a:alpha val="0"/>
                            </a:srgbClr>
                          </a:clrTo>
                        </a:clrChange>
                      </a:blip>
                      <a:stretch/>
                    </pic:blipFill>
                    <pic:spPr bwMode="auto">
                      <a:xfrm>
                        <a:off x="0" y="0"/>
                        <a:ext cx="7772400" cy="10058400"/>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right;mso-position-vertical-relative:page;mso-position-vertical:top;width:612.00pt;height:792.00pt;mso-wrap-distance-left:9.00pt;mso-wrap-distance-top:0.00pt;mso-wrap-distance-right:9.00pt;mso-wrap-distance-bottom:0.00pt;z-index:1;" stroked="false">
              <v:imagedata r:id="rId2"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EC4"/>
    <w:multiLevelType w:val="multilevel"/>
    <w:tmpl w:val="0290CBA4"/>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 w15:restartNumberingAfterBreak="0">
    <w:nsid w:val="09A82AEE"/>
    <w:multiLevelType w:val="multilevel"/>
    <w:tmpl w:val="5E50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734C"/>
    <w:multiLevelType w:val="multilevel"/>
    <w:tmpl w:val="716A4B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0F0BC8"/>
    <w:multiLevelType w:val="multilevel"/>
    <w:tmpl w:val="1E68FE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4D75BE9"/>
    <w:multiLevelType w:val="multilevel"/>
    <w:tmpl w:val="30A0F2B0"/>
    <w:lvl w:ilvl="0">
      <w:numFmt w:val="bullet"/>
      <w:lvlText w:val=""/>
      <w:lvlJc w:val="left"/>
      <w:pPr>
        <w:ind w:left="720" w:hanging="360"/>
      </w:pPr>
      <w:rPr>
        <w:rFonts w:ascii="Symbol" w:eastAsia="Calibri" w:hAnsi="Symbol" w:cstheme="minorHAns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9976621"/>
    <w:multiLevelType w:val="multilevel"/>
    <w:tmpl w:val="24764AC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3BCD7992"/>
    <w:multiLevelType w:val="multilevel"/>
    <w:tmpl w:val="6CCA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B5488"/>
    <w:multiLevelType w:val="multilevel"/>
    <w:tmpl w:val="E2F0B9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0BE0A5D"/>
    <w:multiLevelType w:val="multilevel"/>
    <w:tmpl w:val="B8CAB14A"/>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9" w15:restartNumberingAfterBreak="0">
    <w:nsid w:val="4124415B"/>
    <w:multiLevelType w:val="multilevel"/>
    <w:tmpl w:val="1042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364E9"/>
    <w:multiLevelType w:val="multilevel"/>
    <w:tmpl w:val="43A0C2F6"/>
    <w:lvl w:ilvl="0">
      <w:start w:val="1"/>
      <w:numFmt w:val="bullet"/>
      <w:lvlText w:val="-"/>
      <w:lvlJc w:val="left"/>
      <w:pPr>
        <w:ind w:left="720" w:hanging="360"/>
      </w:pPr>
      <w:rPr>
        <w:rFonts w:ascii="Roboto" w:eastAsiaTheme="minorHAnsi" w:hAnsi="Roboto"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D636804"/>
    <w:multiLevelType w:val="multilevel"/>
    <w:tmpl w:val="DE365A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00010FB"/>
    <w:multiLevelType w:val="multilevel"/>
    <w:tmpl w:val="99CE0B9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73648BC"/>
    <w:multiLevelType w:val="multilevel"/>
    <w:tmpl w:val="3744B1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21853A3"/>
    <w:multiLevelType w:val="multilevel"/>
    <w:tmpl w:val="E77AB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65F25"/>
    <w:multiLevelType w:val="multilevel"/>
    <w:tmpl w:val="96D05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D6817"/>
    <w:multiLevelType w:val="multilevel"/>
    <w:tmpl w:val="129E7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010D1"/>
    <w:multiLevelType w:val="multilevel"/>
    <w:tmpl w:val="25267F7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7D9197DC"/>
    <w:multiLevelType w:val="multilevel"/>
    <w:tmpl w:val="0DB09D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7FD1569F"/>
    <w:multiLevelType w:val="multilevel"/>
    <w:tmpl w:val="669C0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0217052">
    <w:abstractNumId w:val="17"/>
  </w:num>
  <w:num w:numId="2" w16cid:durableId="1926962098">
    <w:abstractNumId w:val="5"/>
  </w:num>
  <w:num w:numId="3" w16cid:durableId="1893349524">
    <w:abstractNumId w:val="18"/>
  </w:num>
  <w:num w:numId="4" w16cid:durableId="1682660125">
    <w:abstractNumId w:val="12"/>
  </w:num>
  <w:num w:numId="5" w16cid:durableId="448594211">
    <w:abstractNumId w:val="7"/>
  </w:num>
  <w:num w:numId="6" w16cid:durableId="1985963482">
    <w:abstractNumId w:val="2"/>
  </w:num>
  <w:num w:numId="7" w16cid:durableId="958995639">
    <w:abstractNumId w:val="13"/>
  </w:num>
  <w:num w:numId="8" w16cid:durableId="937561697">
    <w:abstractNumId w:val="11"/>
  </w:num>
  <w:num w:numId="9" w16cid:durableId="2039768723">
    <w:abstractNumId w:val="16"/>
  </w:num>
  <w:num w:numId="10" w16cid:durableId="1054768886">
    <w:abstractNumId w:val="15"/>
  </w:num>
  <w:num w:numId="11" w16cid:durableId="851723047">
    <w:abstractNumId w:val="10"/>
  </w:num>
  <w:num w:numId="12" w16cid:durableId="1776823518">
    <w:abstractNumId w:val="4"/>
  </w:num>
  <w:num w:numId="13" w16cid:durableId="121852522">
    <w:abstractNumId w:val="19"/>
  </w:num>
  <w:num w:numId="14" w16cid:durableId="2061635793">
    <w:abstractNumId w:val="3"/>
  </w:num>
  <w:num w:numId="15" w16cid:durableId="1006322261">
    <w:abstractNumId w:val="8"/>
  </w:num>
  <w:num w:numId="16" w16cid:durableId="1847358757">
    <w:abstractNumId w:val="14"/>
  </w:num>
  <w:num w:numId="17" w16cid:durableId="1487552547">
    <w:abstractNumId w:val="9"/>
  </w:num>
  <w:num w:numId="18" w16cid:durableId="723452992">
    <w:abstractNumId w:val="6"/>
  </w:num>
  <w:num w:numId="19" w16cid:durableId="89277921">
    <w:abstractNumId w:val="1"/>
  </w:num>
  <w:num w:numId="20" w16cid:durableId="130843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25F"/>
    <w:rsid w:val="0017631B"/>
    <w:rsid w:val="0018348A"/>
    <w:rsid w:val="0018406F"/>
    <w:rsid w:val="001F1DE3"/>
    <w:rsid w:val="00BE425F"/>
    <w:rsid w:val="00D52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25C3"/>
  <w15:docId w15:val="{343B5420-1DC3-47DA-A310-2E3EBFF2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US"/>
    </w:rPr>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lang w:val="es-ES"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lang w:val="es-ES" w:eastAsia="es-E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lang w:val="es-ES" w:eastAsia="es-E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lang w:val="es-ES" w:eastAsia="es-E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lang w:val="es-ES" w:eastAsia="es-E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lang w:val="es-ES" w:eastAsia="es-E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lang w:val="es-ES" w:eastAsia="es-E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lang w:val="es-ES"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lang w:val="es-ES" w:eastAsia="es-E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lang w:val="es-ES" w:eastAsia="es-E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lang w:val="es-ES" w:eastAsia="es-E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lang w:val="es-ES" w:eastAsia="es-E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lang w:val="es-ES" w:eastAsia="es-E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lang w:val="es-ES" w:eastAsia="es-E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2E74B5"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2E74B5"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paragraph" w:styleId="Encabezado">
    <w:name w:val="header"/>
    <w:basedOn w:val="Normal"/>
    <w:link w:val="EncabezadoCar"/>
    <w:uiPriority w:val="99"/>
    <w:unhideWhenUsed/>
    <w:pPr>
      <w:tabs>
        <w:tab w:val="center" w:pos="4419"/>
        <w:tab w:val="right" w:pos="8838"/>
      </w:tabs>
    </w:pPr>
    <w:rPr>
      <w:sz w:val="20"/>
      <w:szCs w:val="20"/>
      <w:lang w:eastAsia="es-CO"/>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pPr>
    <w:rPr>
      <w:sz w:val="20"/>
      <w:szCs w:val="20"/>
      <w:lang w:eastAsia="es-CO"/>
    </w:r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paragraph" w:styleId="Prrafodelista">
    <w:name w:val="List Paragraph"/>
    <w:basedOn w:val="Normal"/>
    <w:uiPriority w:val="34"/>
    <w:qFormat/>
    <w:pPr>
      <w:ind w:left="720"/>
      <w:contextualSpacing/>
    </w:pPr>
    <w:rPr>
      <w:sz w:val="20"/>
      <w:szCs w:val="20"/>
      <w:lang w:eastAsia="es-CO"/>
    </w:rPr>
  </w:style>
  <w:style w:type="table" w:styleId="Tablaconcuadrcula4-nfasis3">
    <w:name w:val="Grid Table 4 Accent 3"/>
    <w:basedOn w:val="Tablanormal"/>
    <w:uiPriority w:val="4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5A5A5" w:themeFill="accent3"/>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NormalWeb">
    <w:name w:val="Normal (Web)"/>
    <w:basedOn w:val="Normal"/>
    <w:uiPriority w:val="99"/>
    <w:unhideWhenUsed/>
    <w:pPr>
      <w:spacing w:beforeAutospacing="1" w:afterAutospacing="1"/>
    </w:pPr>
    <w:rPr>
      <w:lang w:val="es-ES" w:eastAsia="es-ES"/>
    </w:rPr>
  </w:style>
  <w:style w:type="table" w:styleId="Tabladelista7concolores-nfasis5">
    <w:name w:val="List Table 7 Colorful Accent 5"/>
    <w:basedOn w:val="Tablanormal"/>
    <w:uiPriority w:val="52"/>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one" w:sz="4" w:space="0" w:color="000000"/>
        </w:tcBorders>
      </w:tcPr>
    </w:tblStylePr>
    <w:tblStylePr w:type="nwCell">
      <w:tblPr/>
      <w:tcPr>
        <w:tcBorders>
          <w:right w:val="none" w:sz="4" w:space="0" w:color="000000"/>
        </w:tcBorders>
      </w:tcPr>
    </w:tblStylePr>
    <w:tblStylePr w:type="seCell">
      <w:tblPr/>
      <w:tcPr>
        <w:tcBorders>
          <w:left w:val="none" w:sz="4" w:space="0" w:color="000000"/>
        </w:tcBorders>
      </w:tcPr>
    </w:tblStylePr>
    <w:tblStylePr w:type="swCell">
      <w:tblPr/>
      <w:tcPr>
        <w:tcBorders>
          <w:right w:val="none" w:sz="4" w:space="0" w:color="000000"/>
        </w:tcBorders>
      </w:tcPr>
    </w:tblStylePr>
  </w:style>
  <w:style w:type="table" w:styleId="Tablanormal5">
    <w:name w:val="Plain Table 5"/>
    <w:basedOn w:val="Tabla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tblStylePr w:type="seCell">
      <w:tblPr/>
      <w:tcPr>
        <w:tcBorders>
          <w:left w:val="none" w:sz="4" w:space="0" w:color="000000"/>
        </w:tcBorders>
      </w:tcPr>
    </w:tblStylePr>
    <w:tblStylePr w:type="swCell">
      <w:tblPr/>
      <w:tcPr>
        <w:tcBorders>
          <w:right w:val="none" w:sz="4" w:space="0" w:color="000000"/>
        </w:tcBorders>
      </w:tcPr>
    </w:tblStylePr>
  </w:style>
  <w:style w:type="table" w:styleId="Tablaconcuadrcula5oscura-nfasis3">
    <w:name w:val="Grid Table 5 Dark Accent 3"/>
    <w:basedOn w:val="Tabla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1">
    <w:name w:val="Grid Table 5 Dark Accent 1"/>
    <w:basedOn w:val="Tabla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2">
    <w:name w:val="Grid Table 5 Dark Accent 2"/>
    <w:basedOn w:val="Tabla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6">
    <w:name w:val="Grid Table 5 Dark Accent 6"/>
    <w:basedOn w:val="Tabla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rFonts w:ascii="Times New Roman" w:eastAsia="Times New Roman" w:hAnsi="Times New Roman" w:cs="Times New Roman"/>
      <w:b/>
      <w:bCs/>
      <w:lang w:eastAsia="en-US"/>
    </w:rPr>
  </w:style>
  <w:style w:type="character" w:styleId="Mencionar">
    <w:name w:val="Mention"/>
    <w:basedOn w:val="Fuentedeprrafopredeter"/>
    <w:uiPriority w:val="99"/>
    <w:unhideWhenUsed/>
    <w:rPr>
      <w:color w:val="2B579A"/>
      <w:shd w:val="clear" w:color="auto" w:fill="E1DFDD"/>
    </w:rPr>
  </w:style>
  <w:style w:type="paragraph" w:styleId="Revisin">
    <w:name w:val="Revision"/>
    <w:hidden/>
    <w:uiPriority w:val="99"/>
    <w:semiHidden/>
    <w:rPr>
      <w:rFonts w:ascii="Times New Roman" w:eastAsia="Times New Roman" w:hAnsi="Times New Roman" w:cs="Times New Roman"/>
      <w:sz w:val="24"/>
      <w:szCs w:val="24"/>
      <w:lang w:eastAsia="en-US"/>
    </w:rPr>
  </w:style>
  <w:style w:type="paragraph" w:styleId="Descripcin">
    <w:name w:val="caption"/>
    <w:basedOn w:val="Normal"/>
    <w:next w:val="Normal"/>
    <w:uiPriority w:val="35"/>
    <w:unhideWhenUsed/>
    <w:qFormat/>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1C0E1820ADD34EA7A4A874644FFD74" ma:contentTypeVersion="3" ma:contentTypeDescription="Crear nuevo documento." ma:contentTypeScope="" ma:versionID="ec46f4c2ac3f4ef5c9e705dca3266eb2">
  <xsd:schema xmlns:xsd="http://www.w3.org/2001/XMLSchema" xmlns:xs="http://www.w3.org/2001/XMLSchema" xmlns:p="http://schemas.microsoft.com/office/2006/metadata/properties" xmlns:ns2="96699afd-8a55-4c0a-ab47-fc3f6e527bdf" targetNamespace="http://schemas.microsoft.com/office/2006/metadata/properties" ma:root="true" ma:fieldsID="3b38f9939a45e426bed479a2cee8173c" ns2:_="">
    <xsd:import namespace="96699afd-8a55-4c0a-ab47-fc3f6e527b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99afd-8a55-4c0a-ab47-fc3f6e527b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B8743-93B1-4992-AC19-A41C419F620A}">
  <ds:schemaRefs>
    <ds:schemaRef ds:uri="http://schemas.microsoft.com/sharepoint/v3/contenttype/forms"/>
  </ds:schemaRefs>
</ds:datastoreItem>
</file>

<file path=customXml/itemProps2.xml><?xml version="1.0" encoding="utf-8"?>
<ds:datastoreItem xmlns:ds="http://schemas.openxmlformats.org/officeDocument/2006/customXml" ds:itemID="{A205AC34-6C45-499C-A458-038B8409D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99afd-8a55-4c0a-ab47-fc3f6e527b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F044EC-29B6-4EB7-A111-D9F6C48C98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A73A72-51C4-4F52-ADEC-C478E59D4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4199</Words>
  <Characters>23100</Characters>
  <Application>Microsoft Office Word</Application>
  <DocSecurity>0</DocSecurity>
  <Lines>192</Lines>
  <Paragraphs>54</Paragraphs>
  <ScaleCrop>false</ScaleCrop>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Yeison Darío Londoño Quiceno</cp:lastModifiedBy>
  <cp:revision>4</cp:revision>
  <dcterms:created xsi:type="dcterms:W3CDTF">2026-06-02T15:10:00Z</dcterms:created>
  <dcterms:modified xsi:type="dcterms:W3CDTF">2026-06-02T15:12:00Z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0x0101006A1C0E1820ADD34EA7A4A874644FFD74</vt:lpwstr>
  </property>
  <property fmtid="{D5CDD505-2E9C-101B-9397-08002B2CF9AE}" pid="3" name="docLang">
    <vt:lpwstr>es</vt:lpwstr>
  </property>
</Properties>
</file>